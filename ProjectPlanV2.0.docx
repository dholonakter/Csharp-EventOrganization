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2A7416" w:rsidP="00F505D9">
      <w:r>
        <w:rPr>
          <w:rStyle w:val="Verwijzingopmerking"/>
        </w:rPr>
        <w:commentReference w:id="0"/>
      </w:r>
      <w:r w:rsidR="00F505D9"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2A7416" w:rsidRPr="0046309D" w:rsidRDefault="002A7416" w:rsidP="00F505D9">
                                  <w:pPr>
                                    <w:pStyle w:val="Geenafstand"/>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2A7416" w:rsidRPr="00807D77" w:rsidRDefault="002A7416" w:rsidP="00F505D9">
                                      <w:pPr>
                                        <w:pStyle w:val="Geenafstand"/>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584ED4" w:rsidP="00F505D9">
                                  <w:pPr>
                                    <w:pStyle w:val="Geenafstand"/>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2A7416"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2A741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2A7416" w:rsidRPr="0046309D" w:rsidRDefault="002A7416" w:rsidP="00F505D9">
                            <w:pPr>
                              <w:pStyle w:val="Geenafstand"/>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2A7416" w:rsidRPr="00807D77" w:rsidRDefault="002A7416" w:rsidP="00F505D9">
                                <w:pPr>
                                  <w:pStyle w:val="Geenafstand"/>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584ED4" w:rsidP="00F505D9">
                            <w:pPr>
                              <w:pStyle w:val="Geenafstand"/>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2A7416"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2A741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3" cstate="print">
                          <a:biLevel thresh="75000"/>
                          <a:extLst>
                            <a:ext uri="{BEBA8EAE-BF5A-486C-A8C5-ECC9F3942E4B}">
                              <a14:imgProps xmlns:a14="http://schemas.microsoft.com/office/drawing/2010/main">
                                <a14:imgLayer r:embed="rId14">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D622C"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Kop1"/>
        <w:rPr>
          <w:rFonts w:eastAsiaTheme="minorEastAsia"/>
          <w:lang w:val="pt-PT"/>
        </w:rPr>
      </w:pPr>
      <w:bookmarkStart w:id="2" w:name="_Toc508106359"/>
      <w:r>
        <w:rPr>
          <w:rFonts w:eastAsiaTheme="minorEastAsia"/>
          <w:lang w:val="pt-PT"/>
        </w:rPr>
        <w:lastRenderedPageBreak/>
        <w:t>Version History</w:t>
      </w:r>
      <w:bookmarkEnd w:id="2"/>
    </w:p>
    <w:p w14:paraId="17D7DB00" w14:textId="77777777" w:rsidR="00473699" w:rsidRPr="00473699" w:rsidRDefault="00473699" w:rsidP="00473699">
      <w:pPr>
        <w:rPr>
          <w:lang w:val="pt-PT"/>
        </w:rPr>
      </w:pPr>
    </w:p>
    <w:tbl>
      <w:tblPr>
        <w:tblStyle w:val="Tabelraster"/>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Kopvaninhoudsopgave"/>
            <w:rPr>
              <w:rStyle w:val="Kop1Char"/>
              <w:b w:val="0"/>
              <w:color w:val="C00000"/>
            </w:rPr>
          </w:pPr>
          <w:r w:rsidRPr="00651A20">
            <w:rPr>
              <w:rStyle w:val="Kop1Char"/>
              <w:b w:val="0"/>
              <w:color w:val="C00000"/>
            </w:rPr>
            <w:t>Table of Contents</w:t>
          </w:r>
        </w:p>
        <w:p w14:paraId="1CE2DCE5" w14:textId="2F146F3F" w:rsidR="00651A20" w:rsidRPr="00651A20" w:rsidRDefault="00EF4602">
          <w:pPr>
            <w:pStyle w:val="Inhopg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584ED4">
          <w:pPr>
            <w:pStyle w:val="Inhopg1"/>
            <w:tabs>
              <w:tab w:val="right" w:leader="dot" w:pos="9016"/>
            </w:tabs>
            <w:rPr>
              <w:rFonts w:ascii="Times New Roman" w:eastAsiaTheme="minorEastAsia" w:hAnsi="Times New Roman" w:cs="Times New Roman"/>
              <w:noProof/>
              <w:sz w:val="24"/>
              <w:szCs w:val="24"/>
              <w:lang w:val="en-US"/>
            </w:rPr>
          </w:pPr>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2B65C8DA"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21971E72"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52433E41"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606B546A" w:rsidR="00651A20" w:rsidRPr="00651A20" w:rsidRDefault="00584ED4">
          <w:pPr>
            <w:pStyle w:val="Inhopg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7B5C203F"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0B0882EA"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18E28310"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60A8AF9A"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7109FCF" w:rsidR="00651A20" w:rsidRPr="00651A20" w:rsidRDefault="00584ED4">
          <w:pPr>
            <w:pStyle w:val="Inhopg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96718C2"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0F10FE23"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0723A8EA"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2228B5EB" w:rsidR="00651A20" w:rsidRPr="00651A20" w:rsidRDefault="00584ED4">
          <w:pPr>
            <w:pStyle w:val="Inhopg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53EE67FC" w:rsidR="00651A20" w:rsidRPr="00651A20" w:rsidRDefault="00584ED4">
          <w:pPr>
            <w:pStyle w:val="Inhopg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63B47FDD" w:rsidR="00651A20" w:rsidRPr="00651A20" w:rsidRDefault="00584ED4">
          <w:pPr>
            <w:pStyle w:val="Inhopg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90D6F17" w:rsidR="00651A20" w:rsidRPr="00651A20" w:rsidRDefault="00584ED4">
          <w:pPr>
            <w:pStyle w:val="Inhopg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44A2BAF"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032258A4"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28E7A4BD"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2DD9B0FE"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7CA36021"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2769F328" w:rsidR="00651A20" w:rsidRPr="00651A20" w:rsidRDefault="00584ED4">
          <w:pPr>
            <w:pStyle w:val="Inhopg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2C72D184"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2A68BB4F"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551FA66F"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0F850964"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331E9760" w:rsidR="00651A20" w:rsidRPr="00651A20" w:rsidRDefault="00584ED4">
          <w:pPr>
            <w:pStyle w:val="Inhopg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29B1C5FF" w:rsidR="00651A20" w:rsidRPr="00651A20" w:rsidRDefault="00584ED4">
          <w:pPr>
            <w:pStyle w:val="Inhopg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37E2429C"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5B6F02D6"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6F21542B" w:rsidR="00651A20" w:rsidRPr="00651A20" w:rsidRDefault="00584ED4">
          <w:pPr>
            <w:pStyle w:val="Inhopg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Kop1"/>
      </w:pPr>
      <w:bookmarkStart w:id="3" w:name="_Toc508106360"/>
      <w:bookmarkStart w:id="4" w:name="_Toc507493916"/>
      <w:r>
        <w:lastRenderedPageBreak/>
        <w:t>Introduction</w:t>
      </w:r>
      <w:bookmarkEnd w:id="3"/>
    </w:p>
    <w:p w14:paraId="2AE3ECC0" w14:textId="7A53964E" w:rsidR="00695678" w:rsidRDefault="00695678" w:rsidP="00695678">
      <w:r w:rsidRPr="006C2A02">
        <w:t xml:space="preserve">The </w:t>
      </w:r>
      <w:r>
        <w:t>purpose</w:t>
      </w:r>
      <w:r w:rsidRPr="006C2A02">
        <w:t xml:space="preserve"> of this project is to develop </w:t>
      </w:r>
      <w:del w:id="5" w:author="Gerald Hilderink" w:date="2018-03-20T09:25:00Z">
        <w:r w:rsidRPr="006C2A02" w:rsidDel="002A7416">
          <w:delText xml:space="preserve">the requested </w:delText>
        </w:r>
      </w:del>
      <w:ins w:id="6" w:author="Gerald Hilderink" w:date="2018-03-20T09:25:00Z">
        <w:r w:rsidR="002A7416">
          <w:t xml:space="preserve"> </w:t>
        </w:r>
        <w:proofErr w:type="spellStart"/>
        <w:r w:rsidR="002A7416">
          <w:t>a</w:t>
        </w:r>
      </w:ins>
      <w:r w:rsidRPr="006C2A02">
        <w:t>software</w:t>
      </w:r>
      <w:proofErr w:type="spellEnd"/>
      <w:r w:rsidRPr="006C2A02">
        <w:t xml:space="preserve"> solution</w:t>
      </w:r>
      <w:r w:rsidR="00D016A6">
        <w:t xml:space="preserve"> for </w:t>
      </w:r>
      <w:ins w:id="7" w:author="Gerald Hilderink" w:date="2018-03-20T09:25:00Z">
        <w:r w:rsidR="002A7416">
          <w:t xml:space="preserve">a client organizing events. </w:t>
        </w:r>
      </w:ins>
      <w:del w:id="8" w:author="Gerald Hilderink" w:date="2018-03-20T09:25:00Z">
        <w:r w:rsidR="00D016A6" w:rsidDel="002A7416">
          <w:delText>an event</w:delText>
        </w:r>
        <w:r w:rsidDel="002A7416">
          <w:delText>,</w:delText>
        </w:r>
      </w:del>
      <w:ins w:id="9" w:author="Gerald Hilderink" w:date="2018-03-20T09:26:00Z">
        <w:r w:rsidR="002A7416">
          <w:t xml:space="preserve"> The solution ….</w:t>
        </w:r>
      </w:ins>
      <w:r>
        <w:t xml:space="preserve"> </w:t>
      </w:r>
      <w:commentRangeStart w:id="10"/>
      <w:r>
        <w:t xml:space="preserve">making </w:t>
      </w:r>
      <w:commentRangeEnd w:id="10"/>
      <w:r w:rsidR="002A7416">
        <w:rPr>
          <w:rStyle w:val="Verwijzingopmerking"/>
        </w:rPr>
        <w:commentReference w:id="10"/>
      </w:r>
      <w:r>
        <w:t>it user friendly and easy to access records, transactions, users information, and overall data about the event.</w:t>
      </w:r>
      <w:r w:rsidR="00D016A6">
        <w:t xml:space="preserve"> The </w:t>
      </w:r>
      <w:r w:rsidR="007B5AFA">
        <w:t xml:space="preserve">intended audience of the </w:t>
      </w:r>
      <w:r w:rsidR="004B45BA">
        <w:t>‘</w:t>
      </w:r>
      <w:commentRangeStart w:id="11"/>
      <w:r w:rsidR="004B45BA">
        <w:t xml:space="preserve">LARP </w:t>
      </w:r>
      <w:commentRangeEnd w:id="11"/>
      <w:r w:rsidR="002A7416">
        <w:rPr>
          <w:rStyle w:val="Verwijzingopmerking"/>
        </w:rPr>
        <w:commentReference w:id="11"/>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Kop2"/>
      </w:pPr>
      <w:bookmarkStart w:id="12" w:name="_Toc508106361"/>
      <w:r w:rsidRPr="006C2A02">
        <w:t>The Client</w:t>
      </w:r>
      <w:bookmarkEnd w:id="12"/>
    </w:p>
    <w:p w14:paraId="7B9397C8" w14:textId="587B3932" w:rsidR="004B6DE1" w:rsidRPr="006C2A02" w:rsidRDefault="004B6DE1" w:rsidP="004B6DE1">
      <w:r w:rsidRPr="006C2A02">
        <w:t>Events International, a commercial company</w:t>
      </w:r>
      <w:r w:rsidR="00A078B4">
        <w:t xml:space="preserve">, </w:t>
      </w:r>
      <w:r w:rsidRPr="006C2A02">
        <w:t xml:space="preserve">is organizing </w:t>
      </w:r>
      <w:commentRangeStart w:id="13"/>
      <w:r w:rsidRPr="006C2A02">
        <w:t xml:space="preserve">an event </w:t>
      </w:r>
      <w:commentRangeEnd w:id="13"/>
      <w:r w:rsidR="002A7416">
        <w:rPr>
          <w:rStyle w:val="Verwijzingopmerking"/>
        </w:rPr>
        <w:commentReference w:id="13"/>
      </w:r>
      <w:r w:rsidRPr="006C2A02">
        <w:t>to make profit. Their representative for this project is André A. Postma. They requested the assistance of</w:t>
      </w:r>
      <w:r>
        <w:t xml:space="preserve"> Eloniah Software Solution </w:t>
      </w:r>
      <w:r w:rsidRPr="006C2A02">
        <w:t xml:space="preserve">to </w:t>
      </w:r>
      <w:del w:id="14" w:author="Gerald Hilderink" w:date="2018-03-20T09:32:00Z">
        <w:r w:rsidRPr="006C2A02" w:rsidDel="00AE245C">
          <w:delText>handle the software aspect</w:delText>
        </w:r>
      </w:del>
      <w:ins w:id="15" w:author="Gerald Hilderink" w:date="2018-03-20T09:32:00Z">
        <w:r w:rsidR="00AE245C">
          <w:t>develop a software system</w:t>
        </w:r>
      </w:ins>
      <w:r w:rsidRPr="006C2A02">
        <w:t xml:space="preserve"> </w:t>
      </w:r>
      <w:ins w:id="16" w:author="Gerald Hilderink" w:date="2018-03-20T09:32:00Z">
        <w:r w:rsidR="00AE245C">
          <w:t xml:space="preserve">for </w:t>
        </w:r>
      </w:ins>
      <w:del w:id="17" w:author="Gerald Hilderink" w:date="2018-03-20T09:32:00Z">
        <w:r w:rsidRPr="006C2A02" w:rsidDel="00AE245C">
          <w:delText>of</w:delText>
        </w:r>
      </w:del>
      <w:r w:rsidRPr="006C2A02">
        <w:t xml:space="preserve"> the event</w:t>
      </w:r>
      <w:ins w:id="18" w:author="Gerald Hilderink" w:date="2018-03-20T09:32:00Z">
        <w:r w:rsidR="00AE245C">
          <w:t xml:space="preserve"> that </w:t>
        </w:r>
        <w:commentRangeStart w:id="19"/>
        <w:r w:rsidR="00AE245C">
          <w:t>makes</w:t>
        </w:r>
        <w:commentRangeEnd w:id="19"/>
        <w:r w:rsidR="00AE245C">
          <w:rPr>
            <w:rStyle w:val="Verwijzingopmerking"/>
          </w:rPr>
          <w:commentReference w:id="19"/>
        </w:r>
        <w:r w:rsidR="00AE245C">
          <w:t xml:space="preserve"> ….</w:t>
        </w:r>
      </w:ins>
      <w:r w:rsidRPr="006C2A02">
        <w:t>.</w:t>
      </w:r>
    </w:p>
    <w:p w14:paraId="6832DFEB" w14:textId="77777777" w:rsidR="004B6DE1" w:rsidRPr="006C2A02" w:rsidRDefault="004B6DE1" w:rsidP="004B6DE1">
      <w:pPr>
        <w:pStyle w:val="Kop2"/>
      </w:pPr>
      <w:bookmarkStart w:id="20" w:name="_Toc507493917"/>
      <w:bookmarkStart w:id="21" w:name="_Toc508106362"/>
      <w:r w:rsidRPr="006C2A02">
        <w:t>The Team</w:t>
      </w:r>
      <w:bookmarkEnd w:id="20"/>
      <w:bookmarkEnd w:id="21"/>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Kop2"/>
        <w:rPr>
          <w:lang w:val="fr-FR"/>
        </w:rPr>
      </w:pPr>
      <w:bookmarkStart w:id="22" w:name="_Toc508106363"/>
      <w:r w:rsidRPr="008A7BD9">
        <w:rPr>
          <w:lang w:val="fr-FR"/>
        </w:rPr>
        <w:t>Event</w:t>
      </w:r>
      <w:r w:rsidR="00734CC1" w:rsidRPr="008A7BD9">
        <w:rPr>
          <w:lang w:val="fr-FR"/>
        </w:rPr>
        <w:t xml:space="preserve"> Description</w:t>
      </w:r>
      <w:bookmarkEnd w:id="22"/>
    </w:p>
    <w:p w14:paraId="6C08F485" w14:textId="350FDD7E" w:rsidR="001C1EFC" w:rsidRDefault="00522184" w:rsidP="00522184">
      <w:del w:id="23" w:author="Gerald Hilderink" w:date="2018-03-20T09:33:00Z">
        <w:r w:rsidRPr="006C2A02" w:rsidDel="00AE245C">
          <w:delText>The event</w:delText>
        </w:r>
      </w:del>
      <w:ins w:id="24" w:author="Gerald Hilderink" w:date="2018-03-20T09:33:00Z">
        <w:r w:rsidR="00AE245C">
          <w:t xml:space="preserve">One of the </w:t>
        </w:r>
      </w:ins>
      <w:ins w:id="25" w:author="Gerald Hilderink" w:date="2018-03-20T09:34:00Z">
        <w:r w:rsidR="00AE245C">
          <w:t xml:space="preserve">larger </w:t>
        </w:r>
      </w:ins>
      <w:ins w:id="26" w:author="Gerald Hilderink" w:date="2018-03-20T09:33:00Z">
        <w:r w:rsidR="00AE245C">
          <w:t>events Event Inter</w:t>
        </w:r>
      </w:ins>
      <w:ins w:id="27" w:author="Gerald Hilderink" w:date="2018-03-20T09:34:00Z">
        <w:r w:rsidR="00AE245C">
          <w:t>n</w:t>
        </w:r>
      </w:ins>
      <w:ins w:id="28" w:author="Gerald Hilderink" w:date="2018-03-20T09:33:00Z">
        <w:r w:rsidR="00AE245C">
          <w:t>ational organiz</w:t>
        </w:r>
      </w:ins>
      <w:ins w:id="29" w:author="Gerald Hilderink" w:date="2018-03-20T09:34:00Z">
        <w:r w:rsidR="00AE245C">
          <w:t>es</w:t>
        </w:r>
      </w:ins>
      <w:r w:rsidRPr="006C2A02">
        <w:t xml:space="preserve">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w:t>
      </w:r>
      <w:commentRangeStart w:id="30"/>
      <w:r w:rsidR="001A7A8E">
        <w:t xml:space="preserve">The event </w:t>
      </w:r>
      <w:r w:rsidR="00E612F3">
        <w:t xml:space="preserve">will be opened </w:t>
      </w:r>
      <w:r w:rsidR="001A7A8E">
        <w:t xml:space="preserve">on Friday, </w:t>
      </w:r>
      <w:r w:rsidR="00191D84">
        <w:t>06-0</w:t>
      </w:r>
      <w:r w:rsidR="00394666">
        <w:t>7-</w:t>
      </w:r>
      <w:r w:rsidR="001A7A8E">
        <w:t>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xml:space="preserve">, </w:t>
      </w:r>
      <w:r w:rsidR="00394666">
        <w:t>8-07-</w:t>
      </w:r>
      <w:r w:rsidR="001A7A8E">
        <w:t>2018</w:t>
      </w:r>
      <w:r w:rsidR="00B06A96">
        <w:t xml:space="preserve"> at 6 PM</w:t>
      </w:r>
      <w:r w:rsidR="00E612F3">
        <w:t>.</w:t>
      </w:r>
      <w:r w:rsidR="00C5187B">
        <w:t xml:space="preserve"> Visitors must leave by </w:t>
      </w:r>
      <w:r w:rsidR="000F6358">
        <w:t>11 PM.</w:t>
      </w:r>
      <w:r w:rsidR="00B06A96">
        <w:t xml:space="preserve"> </w:t>
      </w:r>
      <w:commentRangeEnd w:id="30"/>
      <w:r w:rsidR="00AE245C">
        <w:rPr>
          <w:rStyle w:val="Verwijzingopmerking"/>
        </w:rPr>
        <w:commentReference w:id="30"/>
      </w:r>
    </w:p>
    <w:p w14:paraId="77E403BF" w14:textId="1A4BFA6C" w:rsidR="00522184" w:rsidRDefault="001C1EFC" w:rsidP="00522184">
      <w:r>
        <w:t xml:space="preserve">The visitor </w:t>
      </w:r>
      <w:r w:rsidR="003F2C2D">
        <w:t>may buy a ticket on the website</w:t>
      </w:r>
      <w:ins w:id="31" w:author="Gerald Hilderink" w:date="2018-03-20T09:37:00Z">
        <w:r w:rsidR="00AE245C">
          <w:t xml:space="preserve"> or at the entrance. The visitor </w:t>
        </w:r>
      </w:ins>
      <w:del w:id="32" w:author="Gerald Hilderink" w:date="2018-03-20T09:38:00Z">
        <w:r w:rsidR="003F2C2D" w:rsidDel="00AE245C">
          <w:delText>, of which they will</w:delText>
        </w:r>
      </w:del>
      <w:r w:rsidR="003F2C2D">
        <w:t xml:space="preserve"> receive</w:t>
      </w:r>
      <w:ins w:id="33" w:author="Gerald Hilderink" w:date="2018-03-20T09:38:00Z">
        <w:r w:rsidR="00AE245C">
          <w:t>s</w:t>
        </w:r>
      </w:ins>
      <w:r w:rsidR="003F2C2D">
        <w:t xml:space="preserve"> a unique identity number and a temporary account for the event. </w:t>
      </w:r>
      <w:r w:rsidR="000C1071">
        <w:t xml:space="preserve">The </w:t>
      </w:r>
      <w:del w:id="34" w:author="Gerald Hilderink" w:date="2018-03-20T09:39:00Z">
        <w:r w:rsidR="000C1071" w:rsidDel="00AE245C">
          <w:delText xml:space="preserve">entrance </w:delText>
        </w:r>
      </w:del>
      <w:ins w:id="35" w:author="Gerald Hilderink" w:date="2018-03-20T09:39:00Z">
        <w:r w:rsidR="00AE245C">
          <w:t xml:space="preserve">online </w:t>
        </w:r>
      </w:ins>
      <w:r w:rsidR="000C1071">
        <w:t xml:space="preserve">price for the event is </w:t>
      </w:r>
      <w:r w:rsidR="000C1071" w:rsidRPr="000C1071">
        <w:t>€ 55,-</w:t>
      </w:r>
      <w:del w:id="36" w:author="Gerald Hilderink" w:date="2018-03-20T09:39:00Z">
        <w:r w:rsidR="003F2C2D" w:rsidDel="00AE245C">
          <w:delText>;</w:delText>
        </w:r>
      </w:del>
      <w:ins w:id="37" w:author="Gerald Hilderink" w:date="2018-03-20T09:39:00Z">
        <w:r w:rsidR="00AE245C">
          <w:t xml:space="preserve"> and at the entrance is</w:t>
        </w:r>
      </w:ins>
      <w:r w:rsidR="003F2C2D">
        <w:t xml:space="preserve"> € 6</w:t>
      </w:r>
      <w:r w:rsidR="00AC0587">
        <w:t>5</w:t>
      </w:r>
      <w:r w:rsidR="003F2C2D">
        <w:t>,-</w:t>
      </w:r>
      <w:del w:id="38" w:author="Gerald Hilderink" w:date="2018-03-20T09:39:00Z">
        <w:r w:rsidR="003F2C2D" w:rsidDel="00AE245C">
          <w:delText xml:space="preserve"> at the entrance</w:delText>
        </w:r>
      </w:del>
      <w:r w:rsidR="003F2C2D">
        <w:t xml:space="preserv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commentRangeStart w:id="39"/>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commentRangeEnd w:id="39"/>
      <w:r w:rsidR="00AE245C">
        <w:rPr>
          <w:rStyle w:val="Verwijzingopmerking"/>
        </w:rPr>
        <w:commentReference w:id="39"/>
      </w:r>
    </w:p>
    <w:p w14:paraId="6E97775B" w14:textId="01863AD6" w:rsidR="009E5C68" w:rsidRDefault="009E5C68" w:rsidP="00522184">
      <w:commentRangeStart w:id="40"/>
      <w:r>
        <w:t xml:space="preserve">Upon entering the event, </w:t>
      </w:r>
      <w:r w:rsidR="00967CE6">
        <w:t xml:space="preserve">the visitor will be asked for their event account information </w:t>
      </w:r>
      <w:commentRangeEnd w:id="40"/>
      <w:r w:rsidR="002B2280">
        <w:rPr>
          <w:rStyle w:val="Verwijzingopmerking"/>
        </w:rPr>
        <w:commentReference w:id="40"/>
      </w:r>
      <w:r w:rsidR="00967CE6">
        <w:t xml:space="preserve">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w:t>
      </w:r>
      <w:commentRangeStart w:id="41"/>
      <w:r w:rsidR="00E71517">
        <w:t>. After the event, the remaining balances may be retrieved at the ATM machines.</w:t>
      </w:r>
      <w:commentRangeEnd w:id="41"/>
      <w:r w:rsidR="002B2280">
        <w:rPr>
          <w:rStyle w:val="Verwijzingopmerking"/>
        </w:rPr>
        <w:commentReference w:id="41"/>
      </w:r>
    </w:p>
    <w:p w14:paraId="3ED0049C" w14:textId="084B8F28" w:rsidR="00E44A3C" w:rsidRDefault="00E44A3C" w:rsidP="00522184">
      <w:r>
        <w:t xml:space="preserve">As for the events, there will be shows: </w:t>
      </w:r>
      <w:commentRangeStart w:id="42"/>
      <w:r>
        <w:t>sword fighting</w:t>
      </w:r>
      <w:commentRangeEnd w:id="42"/>
      <w:r w:rsidR="002B2280">
        <w:rPr>
          <w:rStyle w:val="Verwijzingopmerking"/>
        </w:rPr>
        <w:commentReference w:id="42"/>
      </w:r>
      <w:r>
        <w:t xml:space="preserve">,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w:t>
      </w:r>
      <w:commentRangeStart w:id="43"/>
      <w:r w:rsidR="0041522A">
        <w:t>dart throwing</w:t>
      </w:r>
      <w:commentRangeEnd w:id="43"/>
      <w:r w:rsidR="002B2280">
        <w:rPr>
          <w:rStyle w:val="Verwijzingopmerking"/>
        </w:rPr>
        <w:commentReference w:id="43"/>
      </w:r>
      <w:r w:rsidR="0041522A">
        <w:t xml:space="preserve">,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lastRenderedPageBreak/>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Kop1"/>
      </w:pPr>
      <w:bookmarkStart w:id="44" w:name="_Toc508106364"/>
      <w:bookmarkStart w:id="45" w:name="_Toc507493918"/>
      <w:bookmarkEnd w:id="4"/>
      <w:r w:rsidRPr="006C2A02">
        <w:t>Project Statement</w:t>
      </w:r>
      <w:bookmarkEnd w:id="44"/>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Kop2"/>
      </w:pPr>
      <w:bookmarkStart w:id="46" w:name="_Toc508106365"/>
      <w:r w:rsidRPr="006C2A02">
        <w:t>Current Situation</w:t>
      </w:r>
      <w:bookmarkEnd w:id="45"/>
      <w:bookmarkEnd w:id="46"/>
    </w:p>
    <w:p w14:paraId="70C06402" w14:textId="5AFA060F"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ins w:id="47" w:author="Gerald Hilderink" w:date="2018-03-20T09:52:00Z">
        <w:r w:rsidR="003F2B96">
          <w:t>s</w:t>
        </w:r>
      </w:ins>
      <w:r w:rsidR="00B030C9" w:rsidRPr="006C2A02">
        <w: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2024E7" w:rsidR="00A9253F" w:rsidRDefault="006713CD">
      <w:commentRangeStart w:id="48"/>
      <w:r w:rsidRPr="006C2A02">
        <w:t xml:space="preserve">Visitors will place the funds on their account in order to pay, and can rent a camping spot. </w:t>
      </w:r>
      <w:commentRangeEnd w:id="48"/>
      <w:r w:rsidR="003F2B96">
        <w:rPr>
          <w:rStyle w:val="Verwijzingopmerking"/>
        </w:rPr>
        <w:commentReference w:id="48"/>
      </w:r>
      <w:r w:rsidR="007A227A" w:rsidRPr="006C2A02">
        <w:t xml:space="preserve">Banks will place ATM machines on the terrain which allows visitors to deposit money on their </w:t>
      </w:r>
      <w:commentRangeStart w:id="49"/>
      <w:r w:rsidR="007A227A" w:rsidRPr="006C2A02">
        <w:t>account</w:t>
      </w:r>
      <w:commentRangeEnd w:id="49"/>
      <w:r w:rsidR="003F2B96">
        <w:rPr>
          <w:rStyle w:val="Verwijzingopmerking"/>
        </w:rPr>
        <w:commentReference w:id="49"/>
      </w:r>
      <w:r w:rsidR="007A227A" w:rsidRPr="006C2A02">
        <w:t>. These machines provide log files</w:t>
      </w:r>
      <w:r w:rsidR="004225C4">
        <w:t xml:space="preserve"> which can be seen in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Kop2"/>
      </w:pPr>
      <w:bookmarkStart w:id="50" w:name="_Toc508106366"/>
      <w:r>
        <w:t>Problem Description</w:t>
      </w:r>
      <w:bookmarkEnd w:id="50"/>
    </w:p>
    <w:p w14:paraId="49311DF8" w14:textId="77777777" w:rsidR="0034505C" w:rsidRDefault="00525188">
      <w:pPr>
        <w:rPr>
          <w:ins w:id="51" w:author="Gerald Hilderink" w:date="2018-03-20T10:02:00Z"/>
        </w:rPr>
      </w:pPr>
      <w:commentRangeStart w:id="52"/>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commentRangeEnd w:id="52"/>
      <w:r w:rsidR="003F2B96">
        <w:rPr>
          <w:rStyle w:val="Verwijzingopmerking"/>
        </w:rPr>
        <w:commentReference w:id="52"/>
      </w:r>
      <w:ins w:id="53" w:author="Gerald Hilderink" w:date="2018-03-20T10:01:00Z">
        <w:r w:rsidR="003F2B96">
          <w:t xml:space="preserve"> The company listens to the feedback </w:t>
        </w:r>
      </w:ins>
      <w:ins w:id="54" w:author="Gerald Hilderink" w:date="2018-03-20T10:02:00Z">
        <w:r w:rsidR="0034505C">
          <w:t xml:space="preserve">or complaints </w:t>
        </w:r>
      </w:ins>
      <w:ins w:id="55" w:author="Gerald Hilderink" w:date="2018-03-20T10:01:00Z">
        <w:r w:rsidR="003F2B96">
          <w:t xml:space="preserve">from its visitors. </w:t>
        </w:r>
      </w:ins>
      <w:ins w:id="56" w:author="Gerald Hilderink" w:date="2018-03-20T10:02:00Z">
        <w:r w:rsidR="0034505C">
          <w:t>The following issues needs to be addressed:</w:t>
        </w:r>
      </w:ins>
    </w:p>
    <w:p w14:paraId="7D75A6CF" w14:textId="1EE3151B" w:rsidR="0028562B" w:rsidRDefault="00303A27">
      <w:pPr>
        <w:pStyle w:val="Lijstalinea"/>
        <w:numPr>
          <w:ilvl w:val="0"/>
          <w:numId w:val="38"/>
        </w:numPr>
        <w:pPrChange w:id="57" w:author="Gerald Hilderink" w:date="2018-03-20T10:04:00Z">
          <w:pPr/>
        </w:pPrChange>
      </w:pPr>
      <w:r>
        <w:t xml:space="preserve">Visitors </w:t>
      </w:r>
      <w:del w:id="58" w:author="Gerald Hilderink" w:date="2018-03-20T10:02:00Z">
        <w:r w:rsidDel="0034505C">
          <w:delText xml:space="preserve">are also complaining </w:delText>
        </w:r>
        <w:r w:rsidR="007F7936" w:rsidDel="0034505C">
          <w:delText>that they</w:delText>
        </w:r>
      </w:del>
      <w:ins w:id="59" w:author="Gerald Hilderink" w:date="2018-03-20T10:02:00Z">
        <w:r w:rsidR="0034505C">
          <w:t>may</w:t>
        </w:r>
      </w:ins>
      <w:r w:rsidR="007F7936">
        <w:t xml:space="preserve"> find it difficult figuring out which camping spot they rented.</w:t>
      </w:r>
    </w:p>
    <w:p w14:paraId="6CFDDB4A" w14:textId="627F5790" w:rsidR="000C41AF" w:rsidRDefault="000C41AF">
      <w:pPr>
        <w:pStyle w:val="Lijstalinea"/>
        <w:numPr>
          <w:ilvl w:val="0"/>
          <w:numId w:val="38"/>
        </w:numPr>
        <w:pPrChange w:id="60" w:author="Gerald Hilderink" w:date="2018-03-20T10:04:00Z">
          <w:pPr/>
        </w:pPrChange>
      </w:pPr>
      <w:del w:id="61" w:author="Gerald Hilderink" w:date="2018-03-20T10:03:00Z">
        <w:r w:rsidDel="0034505C">
          <w:delText>They’ve received complaints from v</w:delText>
        </w:r>
      </w:del>
      <w:ins w:id="62" w:author="Gerald Hilderink" w:date="2018-03-20T10:03:00Z">
        <w:r w:rsidR="0034505C">
          <w:t>V</w:t>
        </w:r>
      </w:ins>
      <w:r>
        <w:t xml:space="preserve">isitors </w:t>
      </w:r>
      <w:del w:id="63" w:author="Gerald Hilderink" w:date="2018-03-20T10:03:00Z">
        <w:r w:rsidDel="0034505C">
          <w:delText>who wanted more</w:delText>
        </w:r>
      </w:del>
      <w:ins w:id="64" w:author="Gerald Hilderink" w:date="2018-03-20T10:03:00Z">
        <w:r w:rsidR="0034505C">
          <w:t>could not find</w:t>
        </w:r>
      </w:ins>
      <w:r>
        <w:t xml:space="preserve"> information in advance about the event. Apparently, flyers and social media does not provide enough information.</w:t>
      </w:r>
    </w:p>
    <w:p w14:paraId="62CA5EFF" w14:textId="568FA3F2" w:rsidR="003C0016" w:rsidRDefault="00705C91">
      <w:pPr>
        <w:pStyle w:val="Lijstalinea"/>
        <w:numPr>
          <w:ilvl w:val="0"/>
          <w:numId w:val="38"/>
        </w:numPr>
        <w:pPrChange w:id="65" w:author="Gerald Hilderink" w:date="2018-03-20T10:04:00Z">
          <w:pPr/>
        </w:pPrChange>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Kop2"/>
      </w:pPr>
      <w:bookmarkStart w:id="66" w:name="_Toc507493920"/>
      <w:bookmarkStart w:id="67" w:name="_Toc508106367"/>
      <w:r w:rsidRPr="006C2A02">
        <w:t>Project Goal</w:t>
      </w:r>
      <w:bookmarkEnd w:id="66"/>
      <w:bookmarkEnd w:id="67"/>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jstalinea"/>
        <w:numPr>
          <w:ilvl w:val="0"/>
          <w:numId w:val="34"/>
        </w:numPr>
      </w:pPr>
      <w:commentRangeStart w:id="68"/>
      <w:r>
        <w:t>Easily m</w:t>
      </w:r>
      <w:r w:rsidR="00E31F8A">
        <w:t>onitor visitors entering and exiting the event</w:t>
      </w:r>
      <w:r w:rsidR="008D142E">
        <w:t>.</w:t>
      </w:r>
      <w:commentRangeEnd w:id="68"/>
      <w:r w:rsidR="003B2482">
        <w:rPr>
          <w:rStyle w:val="Verwijzingopmerking"/>
        </w:rPr>
        <w:commentReference w:id="68"/>
      </w:r>
    </w:p>
    <w:p w14:paraId="2C861AB6" w14:textId="74742548" w:rsidR="00525B00" w:rsidRDefault="00525B00" w:rsidP="00525B00">
      <w:pPr>
        <w:pStyle w:val="Lijstalinea"/>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jstalinea"/>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jstalinea"/>
        <w:numPr>
          <w:ilvl w:val="0"/>
          <w:numId w:val="34"/>
        </w:numPr>
      </w:pPr>
      <w:r>
        <w:t xml:space="preserve">Have </w:t>
      </w:r>
      <w:commentRangeStart w:id="69"/>
      <w:r>
        <w:t xml:space="preserve">ease </w:t>
      </w:r>
      <w:commentRangeEnd w:id="69"/>
      <w:r w:rsidR="003B2482">
        <w:rPr>
          <w:rStyle w:val="Verwijzingopmerking"/>
        </w:rPr>
        <w:commentReference w:id="69"/>
      </w:r>
      <w:r>
        <w:t>of</w:t>
      </w:r>
      <w:r w:rsidR="005918F3">
        <w:t xml:space="preserve"> access </w:t>
      </w:r>
      <w:r>
        <w:t xml:space="preserve">to </w:t>
      </w:r>
      <w:r w:rsidR="005918F3">
        <w:t>information pertaining to the event.</w:t>
      </w:r>
    </w:p>
    <w:p w14:paraId="156EC822" w14:textId="22FFBEF9" w:rsidR="00496DEB" w:rsidRDefault="00E56C7E" w:rsidP="00525B00">
      <w:pPr>
        <w:pStyle w:val="Lijstalinea"/>
        <w:numPr>
          <w:ilvl w:val="0"/>
          <w:numId w:val="34"/>
        </w:numPr>
      </w:pPr>
      <w:commentRangeStart w:id="70"/>
      <w:r>
        <w:t>Eas</w:t>
      </w:r>
      <w:r w:rsidR="005918F3">
        <w:t>ily</w:t>
      </w:r>
      <w:r>
        <w:t xml:space="preserve"> monitor the flow of </w:t>
      </w:r>
      <w:r w:rsidR="009E6FDF">
        <w:t>the event currency</w:t>
      </w:r>
      <w:r>
        <w:t xml:space="preserve"> through the stalls, activities,</w:t>
      </w:r>
      <w:r w:rsidR="00B37C50">
        <w:t xml:space="preserve"> and ATM machines.</w:t>
      </w:r>
      <w:commentRangeEnd w:id="70"/>
      <w:r w:rsidR="003B2482">
        <w:rPr>
          <w:rStyle w:val="Verwijzingopmerking"/>
        </w:rPr>
        <w:commentReference w:id="70"/>
      </w:r>
    </w:p>
    <w:p w14:paraId="61E73689" w14:textId="08E9EBD0" w:rsidR="00B37C50" w:rsidRDefault="0052409B" w:rsidP="00525B00">
      <w:pPr>
        <w:pStyle w:val="Lijstalinea"/>
        <w:numPr>
          <w:ilvl w:val="0"/>
          <w:numId w:val="34"/>
        </w:numPr>
      </w:pPr>
      <w:r>
        <w:lastRenderedPageBreak/>
        <w:t xml:space="preserve">Being able to </w:t>
      </w:r>
      <w:r w:rsidR="008D142E">
        <w:t xml:space="preserve">easily </w:t>
      </w:r>
      <w:r>
        <w:t xml:space="preserve">monitor </w:t>
      </w:r>
      <w:r w:rsidR="008D142E">
        <w:t xml:space="preserve">and access information pertaining to </w:t>
      </w:r>
      <w:commentRangeStart w:id="71"/>
      <w:r>
        <w:t xml:space="preserve">everything </w:t>
      </w:r>
      <w:commentRangeEnd w:id="71"/>
      <w:r w:rsidR="003B2482">
        <w:rPr>
          <w:rStyle w:val="Verwijzingopmerking"/>
        </w:rPr>
        <w:commentReference w:id="71"/>
      </w:r>
      <w:r w:rsidR="008D142E">
        <w:t>that is related to the event.</w:t>
      </w:r>
    </w:p>
    <w:p w14:paraId="11084EAD" w14:textId="01391281" w:rsidR="005D34F9" w:rsidRDefault="00B67CDA" w:rsidP="005D34F9">
      <w:commentRangeStart w:id="72"/>
      <w:r>
        <w:t xml:space="preserve">All of these goals should be user-friendly and </w:t>
      </w:r>
      <w:r w:rsidR="00DD0258">
        <w:t>should help make future events easier to manage</w:t>
      </w:r>
      <w:r>
        <w:t>.</w:t>
      </w:r>
      <w:commentRangeEnd w:id="72"/>
      <w:r w:rsidR="003B2482">
        <w:rPr>
          <w:rStyle w:val="Verwijzingopmerking"/>
        </w:rPr>
        <w:commentReference w:id="72"/>
      </w:r>
    </w:p>
    <w:p w14:paraId="295DF439" w14:textId="7F2FA212" w:rsidR="00C641FC" w:rsidRPr="005D34F9" w:rsidRDefault="00145123" w:rsidP="00145123">
      <w:pPr>
        <w:pStyle w:val="Kop2"/>
      </w:pPr>
      <w:bookmarkStart w:id="73" w:name="_Toc508106368"/>
      <w:r w:rsidRPr="005D34F9">
        <w:t>Solution Description</w:t>
      </w:r>
      <w:bookmarkEnd w:id="73"/>
    </w:p>
    <w:p w14:paraId="03CCFA95" w14:textId="34879D57"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ins w:id="74" w:author="Gerald Hilderink" w:date="2018-03-20T10:09:00Z">
        <w:r w:rsidR="003B2482">
          <w:t xml:space="preserve">a ticket. The ticket is coupled to </w:t>
        </w:r>
      </w:ins>
      <w:ins w:id="75" w:author="Gerald Hilderink" w:date="2018-03-20T10:10:00Z">
        <w:r w:rsidR="003B2482">
          <w:t xml:space="preserve">an RFID card/band and </w:t>
        </w:r>
      </w:ins>
      <w:r w:rsidR="004C7895">
        <w:t xml:space="preserve">an event account. </w:t>
      </w:r>
      <w:r w:rsidR="00C07253">
        <w:t xml:space="preserve">This </w:t>
      </w:r>
      <w:del w:id="76" w:author="Gerald Hilderink" w:date="2018-03-20T10:10:00Z">
        <w:r w:rsidR="00C07253" w:rsidDel="003B2482">
          <w:delText>event account</w:delText>
        </w:r>
      </w:del>
      <w:ins w:id="77" w:author="Gerald Hilderink" w:date="2018-03-20T10:10:00Z">
        <w:r w:rsidR="003B2482">
          <w:t>ticket</w:t>
        </w:r>
      </w:ins>
      <w:r w:rsidR="00C07253">
        <w:t xml:space="preserve">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w:t>
      </w:r>
      <w:commentRangeStart w:id="78"/>
      <w:r w:rsidR="005C24FA">
        <w:t xml:space="preserve">event account will be linked to an </w:t>
      </w:r>
      <w:commentRangeStart w:id="79"/>
      <w:r w:rsidR="005C24FA">
        <w:t>RFID card</w:t>
      </w:r>
      <w:r w:rsidR="002E637C">
        <w:t>/band</w:t>
      </w:r>
      <w:commentRangeEnd w:id="79"/>
      <w:r w:rsidR="001D2FB2">
        <w:rPr>
          <w:rStyle w:val="Verwijzingopmerking"/>
        </w:rPr>
        <w:commentReference w:id="79"/>
      </w:r>
      <w:r w:rsidR="005C24FA">
        <w:t>, provided at the entrance</w:t>
      </w:r>
      <w:commentRangeEnd w:id="78"/>
      <w:r w:rsidR="001D2FB2">
        <w:rPr>
          <w:rStyle w:val="Verwijzingopmerking"/>
        </w:rPr>
        <w:commentReference w:id="78"/>
      </w:r>
      <w:r w:rsidR="005C24FA">
        <w:t xml:space="preserve">. </w:t>
      </w:r>
      <w:r w:rsidR="002F7248">
        <w:t xml:space="preserve">Visitors who are registering or renting a camping spot at the entrance will be in a </w:t>
      </w:r>
      <w:commentRangeStart w:id="80"/>
      <w:r w:rsidR="002F7248">
        <w:t>separate line</w:t>
      </w:r>
      <w:commentRangeEnd w:id="80"/>
      <w:r w:rsidR="001D2FB2">
        <w:rPr>
          <w:rStyle w:val="Verwijzingopmerking"/>
        </w:rPr>
        <w:commentReference w:id="80"/>
      </w:r>
      <w:r w:rsidR="002F7248">
        <w:t xml:space="preserve">. They can simply enter their details into the device, the account will be created, and then they will be provided with a </w:t>
      </w:r>
      <w:commentRangeStart w:id="81"/>
      <w:r w:rsidR="002F7248">
        <w:t>card</w:t>
      </w:r>
      <w:r w:rsidR="002E637C">
        <w:t>/band</w:t>
      </w:r>
      <w:commentRangeEnd w:id="81"/>
      <w:r w:rsidR="001D2FB2">
        <w:rPr>
          <w:rStyle w:val="Verwijzingopmerking"/>
        </w:rPr>
        <w:commentReference w:id="81"/>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w:t>
      </w:r>
      <w:commentRangeStart w:id="82"/>
      <w:r w:rsidR="001F32F9">
        <w:t>The card</w:t>
      </w:r>
      <w:r w:rsidR="002E637C">
        <w:t>/band</w:t>
      </w:r>
      <w:r w:rsidR="001F32F9">
        <w:t xml:space="preserve"> will be returned with all data removed</w:t>
      </w:r>
      <w:commentRangeEnd w:id="82"/>
      <w:r w:rsidR="001D2FB2">
        <w:rPr>
          <w:rStyle w:val="Verwijzingopmerking"/>
        </w:rPr>
        <w:commentReference w:id="82"/>
      </w:r>
      <w:r w:rsidR="001F32F9">
        <w:t>, leaving it clean for another visitor</w:t>
      </w:r>
      <w:r w:rsidR="001D5F5C">
        <w:t xml:space="preserve"> or event</w:t>
      </w:r>
      <w:r w:rsidR="001F32F9">
        <w:t>.</w:t>
      </w:r>
    </w:p>
    <w:p w14:paraId="2A9A3894" w14:textId="7503FC52" w:rsidR="003F4F20" w:rsidRDefault="001D5F5C">
      <w:commentRangeStart w:id="83"/>
      <w:r>
        <w:t xml:space="preserve">The event manager will have access to an application which </w:t>
      </w:r>
      <w:r w:rsidR="00F80EAA">
        <w:t>monitors</w:t>
      </w:r>
      <w:r>
        <w:t xml:space="preserve"> everything related to the event. </w:t>
      </w:r>
      <w:r w:rsidR="00C45A54">
        <w:t xml:space="preserve">There’s an overview section on the app that shows a </w:t>
      </w:r>
      <w:del w:id="84" w:author="Gerald Hilderink" w:date="2018-03-20T10:18:00Z">
        <w:r w:rsidR="00C45A54" w:rsidDel="001D2FB2">
          <w:delText xml:space="preserve">simple </w:delText>
        </w:r>
      </w:del>
      <w:r w:rsidR="00C45A54">
        <w:t xml:space="preserve">report. This shows the statistics of the event, which is </w:t>
      </w:r>
      <w:del w:id="85" w:author="Gerald Hilderink" w:date="2018-03-20T10:19:00Z">
        <w:r w:rsidR="00C45A54" w:rsidDel="001D2FB2">
          <w:delText xml:space="preserve">better </w:delText>
        </w:r>
      </w:del>
      <w:ins w:id="86" w:author="Gerald Hilderink" w:date="2018-03-20T10:19:00Z">
        <w:r w:rsidR="001D2FB2">
          <w:t xml:space="preserve">useful </w:t>
        </w:r>
      </w:ins>
      <w:r w:rsidR="00C45A54">
        <w:t xml:space="preserve">to analyze </w:t>
      </w:r>
      <w:ins w:id="87" w:author="Gerald Hilderink" w:date="2018-03-20T10:19:00Z">
        <w:r w:rsidR="001D2FB2">
          <w:t xml:space="preserve">the event real-time and </w:t>
        </w:r>
      </w:ins>
      <w:r w:rsidR="00C45A54">
        <w:t xml:space="preserve">once the event is over. </w:t>
      </w:r>
      <w:commentRangeStart w:id="88"/>
      <w:r>
        <w:t xml:space="preserve">This application displays the </w:t>
      </w:r>
      <w:r w:rsidR="00835751">
        <w:t>stalls, events</w:t>
      </w:r>
      <w:r w:rsidR="009F3FCA">
        <w:t xml:space="preserve"> and activities</w:t>
      </w:r>
      <w:r w:rsidR="00835751">
        <w:t>, camping info, visitors info,</w:t>
      </w:r>
      <w:r w:rsidR="00CF40AA">
        <w:t xml:space="preserve"> and ATM logs</w:t>
      </w:r>
      <w:commentRangeEnd w:id="88"/>
      <w:r w:rsidR="001D2FB2">
        <w:rPr>
          <w:rStyle w:val="Verwijzingopmerking"/>
        </w:rPr>
        <w:commentReference w:id="88"/>
      </w:r>
      <w:r w:rsidR="00CF40AA">
        <w:t>.</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commentRangeEnd w:id="83"/>
      <w:r w:rsidR="004248DD">
        <w:rPr>
          <w:rStyle w:val="Verwijzingopmerking"/>
        </w:rPr>
        <w:commentReference w:id="83"/>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Kop1"/>
      </w:pPr>
      <w:bookmarkStart w:id="89" w:name="_Toc508106369"/>
      <w:r w:rsidRPr="005D34F9">
        <w:lastRenderedPageBreak/>
        <w:t xml:space="preserve">Project </w:t>
      </w:r>
      <w:r w:rsidR="00492054" w:rsidRPr="005D34F9">
        <w:t>Objectives</w:t>
      </w:r>
      <w:bookmarkEnd w:id="89"/>
    </w:p>
    <w:p w14:paraId="4719D17D" w14:textId="4DCC9E85" w:rsidR="00356B7F" w:rsidRPr="005D34F9" w:rsidRDefault="00CA379E" w:rsidP="005A65E0">
      <w:pPr>
        <w:pStyle w:val="Kop2"/>
      </w:pPr>
      <w:bookmarkStart w:id="90" w:name="_Toc507493922"/>
      <w:bookmarkStart w:id="91" w:name="_Toc508106370"/>
      <w:r w:rsidRPr="00145123">
        <w:t>Deliverables</w:t>
      </w:r>
      <w:bookmarkEnd w:id="90"/>
      <w:bookmarkEnd w:id="91"/>
    </w:p>
    <w:p w14:paraId="0651DBAB" w14:textId="22B0255D" w:rsidR="00756EB4" w:rsidRPr="006C2A02" w:rsidRDefault="00CA379E" w:rsidP="00756EB4">
      <w:pPr>
        <w:pStyle w:val="Lijstalinea"/>
        <w:numPr>
          <w:ilvl w:val="0"/>
          <w:numId w:val="1"/>
        </w:numPr>
      </w:pPr>
      <w:commentRangeStart w:id="92"/>
      <w:r w:rsidRPr="006C2A02">
        <w:t>Applications</w:t>
      </w:r>
      <w:r w:rsidR="00756EB4" w:rsidRPr="006C2A02">
        <w:t xml:space="preserve"> </w:t>
      </w:r>
      <w:commentRangeEnd w:id="92"/>
      <w:r w:rsidR="004162A9">
        <w:rPr>
          <w:rStyle w:val="Verwijzingopmerking"/>
        </w:rPr>
        <w:commentReference w:id="92"/>
      </w:r>
      <w:r w:rsidR="00756EB4" w:rsidRPr="006C2A02">
        <w:t>to be used at:</w:t>
      </w:r>
    </w:p>
    <w:p w14:paraId="5A9631B5" w14:textId="7ACA50F3" w:rsidR="00756EB4" w:rsidRPr="006C2A02" w:rsidRDefault="00756EB4" w:rsidP="00756EB4">
      <w:pPr>
        <w:pStyle w:val="Lijstalinea"/>
        <w:numPr>
          <w:ilvl w:val="1"/>
          <w:numId w:val="1"/>
        </w:numPr>
      </w:pPr>
      <w:r w:rsidRPr="006C2A02">
        <w:t>The entrance of the event</w:t>
      </w:r>
    </w:p>
    <w:p w14:paraId="3E90766F" w14:textId="1AE6ED33" w:rsidR="00756EB4" w:rsidRPr="006C2A02" w:rsidRDefault="00756EB4" w:rsidP="00756EB4">
      <w:pPr>
        <w:pStyle w:val="Lijstalinea"/>
        <w:numPr>
          <w:ilvl w:val="1"/>
          <w:numId w:val="1"/>
        </w:numPr>
      </w:pPr>
      <w:r w:rsidRPr="006C2A02">
        <w:t>The entrance of the camping grounds</w:t>
      </w:r>
    </w:p>
    <w:p w14:paraId="2826720E" w14:textId="46127555" w:rsidR="00756EB4" w:rsidRPr="006C2A02" w:rsidRDefault="00756EB4" w:rsidP="00756EB4">
      <w:pPr>
        <w:pStyle w:val="Lijstalinea"/>
        <w:numPr>
          <w:ilvl w:val="1"/>
          <w:numId w:val="1"/>
        </w:numPr>
      </w:pPr>
      <w:r w:rsidRPr="006C2A02">
        <w:t>The shops</w:t>
      </w:r>
    </w:p>
    <w:p w14:paraId="4D2C1DF0" w14:textId="4BE469D8" w:rsidR="00756EB4" w:rsidRPr="006C2A02" w:rsidRDefault="00756EB4" w:rsidP="00756EB4">
      <w:pPr>
        <w:pStyle w:val="Lijstalinea"/>
        <w:numPr>
          <w:ilvl w:val="1"/>
          <w:numId w:val="1"/>
        </w:numPr>
      </w:pPr>
      <w:r w:rsidRPr="006C2A02">
        <w:t>The loaning stands</w:t>
      </w:r>
    </w:p>
    <w:p w14:paraId="14BD4EB3" w14:textId="275022A3" w:rsidR="000F6995" w:rsidRPr="006C2A02" w:rsidRDefault="004C1E29" w:rsidP="000F6995">
      <w:pPr>
        <w:pStyle w:val="Lijstalinea"/>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jstalinea"/>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jstalinea"/>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jstalinea"/>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jstalinea"/>
        <w:numPr>
          <w:ilvl w:val="0"/>
          <w:numId w:val="1"/>
        </w:numPr>
      </w:pPr>
      <w:r w:rsidRPr="006C2A02">
        <w:t>The database</w:t>
      </w:r>
    </w:p>
    <w:p w14:paraId="53A8C9AE" w14:textId="3C2F3F13" w:rsidR="0038391E" w:rsidRPr="006C2A02" w:rsidRDefault="004C1E29" w:rsidP="0038391E">
      <w:pPr>
        <w:pStyle w:val="Lijstalinea"/>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jstalinea"/>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jstalinea"/>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jstalinea"/>
        <w:numPr>
          <w:ilvl w:val="0"/>
          <w:numId w:val="1"/>
        </w:numPr>
      </w:pPr>
      <w:r w:rsidRPr="006C2A02">
        <w:t>The</w:t>
      </w:r>
      <w:r w:rsidR="00DF392C" w:rsidRPr="006C2A02">
        <w:t xml:space="preserve"> </w:t>
      </w:r>
      <w:commentRangeStart w:id="93"/>
      <w:r w:rsidR="00DF392C" w:rsidRPr="006C2A02">
        <w:t>setup</w:t>
      </w:r>
      <w:commentRangeEnd w:id="93"/>
      <w:r w:rsidR="00380880">
        <w:rPr>
          <w:rStyle w:val="Verwijzingopmerking"/>
        </w:rPr>
        <w:commentReference w:id="93"/>
      </w:r>
      <w:r w:rsidR="00DF392C" w:rsidRPr="006C2A02">
        <w:t xml:space="preserve"> document</w:t>
      </w:r>
    </w:p>
    <w:p w14:paraId="58684246" w14:textId="2F8015C7" w:rsidR="0038391E" w:rsidRPr="006C2A02" w:rsidRDefault="0083244E" w:rsidP="005A65E0">
      <w:pPr>
        <w:pStyle w:val="Kop2"/>
      </w:pPr>
      <w:bookmarkStart w:id="94" w:name="_Toc507493923"/>
      <w:bookmarkStart w:id="95" w:name="_Toc508106371"/>
      <w:r w:rsidRPr="006C2A02">
        <w:t>Non-Deliverables</w:t>
      </w:r>
      <w:bookmarkEnd w:id="94"/>
      <w:bookmarkEnd w:id="95"/>
    </w:p>
    <w:p w14:paraId="3D62866D" w14:textId="29578350" w:rsidR="00B1773A" w:rsidRDefault="00B1773A" w:rsidP="0083244E">
      <w:pPr>
        <w:pStyle w:val="Lijstalinea"/>
        <w:numPr>
          <w:ilvl w:val="0"/>
          <w:numId w:val="1"/>
        </w:numPr>
      </w:pPr>
      <w:r>
        <w:t>The source code</w:t>
      </w:r>
    </w:p>
    <w:p w14:paraId="01C63578" w14:textId="4712F58A" w:rsidR="00EB7584" w:rsidRPr="006C2A02" w:rsidRDefault="00EB7584" w:rsidP="0083244E">
      <w:pPr>
        <w:pStyle w:val="Lijstalinea"/>
        <w:numPr>
          <w:ilvl w:val="0"/>
          <w:numId w:val="1"/>
        </w:numPr>
      </w:pPr>
      <w:r w:rsidRPr="006C2A02">
        <w:t>The website wireframe</w:t>
      </w:r>
    </w:p>
    <w:p w14:paraId="1C9F096D" w14:textId="206DFE26" w:rsidR="00EB7584" w:rsidRPr="006C2A02" w:rsidRDefault="00EB7584" w:rsidP="0083244E">
      <w:pPr>
        <w:pStyle w:val="Lijstalinea"/>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jstalinea"/>
        <w:numPr>
          <w:ilvl w:val="0"/>
          <w:numId w:val="1"/>
        </w:numPr>
      </w:pPr>
      <w:r w:rsidRPr="006C2A02">
        <w:t>The database design</w:t>
      </w:r>
    </w:p>
    <w:p w14:paraId="67D1E2F7" w14:textId="3D7DA4EF" w:rsidR="0074239D" w:rsidRPr="006C2A02" w:rsidRDefault="00740F78" w:rsidP="005A65E0">
      <w:pPr>
        <w:pStyle w:val="Kop2"/>
      </w:pPr>
      <w:bookmarkStart w:id="96" w:name="_Toc507493924"/>
      <w:bookmarkStart w:id="97" w:name="_Toc508106372"/>
      <w:r w:rsidRPr="006C2A02">
        <w:t>Functional Requirements</w:t>
      </w:r>
      <w:bookmarkEnd w:id="96"/>
      <w:bookmarkEnd w:id="97"/>
    </w:p>
    <w:p w14:paraId="0FAAC3DE" w14:textId="77777777" w:rsidR="008C51DB" w:rsidRPr="006C2A02" w:rsidRDefault="008C51DB" w:rsidP="008C51DB">
      <w:pPr>
        <w:pStyle w:val="Lijstalinea"/>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jstalinea"/>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jstalinea"/>
        <w:numPr>
          <w:ilvl w:val="0"/>
          <w:numId w:val="2"/>
        </w:numPr>
      </w:pPr>
      <w:r w:rsidRPr="006C2A02">
        <w:t>Applications that support the shops and the loan stands</w:t>
      </w:r>
    </w:p>
    <w:p w14:paraId="28D94976" w14:textId="6B1E28EC" w:rsidR="008C51DB" w:rsidRPr="006C2A02" w:rsidRDefault="008C51DB" w:rsidP="008C51DB">
      <w:pPr>
        <w:pStyle w:val="Lijstalinea"/>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jstalinea"/>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jstalinea"/>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jstalinea"/>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jstalinea"/>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jstalinea"/>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Kop2"/>
      </w:pPr>
      <w:bookmarkStart w:id="98" w:name="_Toc507493925"/>
      <w:bookmarkStart w:id="99" w:name="_Toc508106373"/>
      <w:r w:rsidRPr="006C2A02">
        <w:t>Non-Functional Requirements</w:t>
      </w:r>
      <w:bookmarkEnd w:id="98"/>
      <w:bookmarkEnd w:id="99"/>
    </w:p>
    <w:p w14:paraId="68B71579" w14:textId="11F49C94" w:rsidR="00F958CE" w:rsidRPr="006C2A02" w:rsidRDefault="00F958CE" w:rsidP="00F958CE">
      <w:pPr>
        <w:pStyle w:val="Lijstalinea"/>
        <w:numPr>
          <w:ilvl w:val="0"/>
          <w:numId w:val="2"/>
        </w:numPr>
      </w:pPr>
      <w:r w:rsidRPr="006C2A02">
        <w:t xml:space="preserve">Responsive website </w:t>
      </w:r>
      <w:r w:rsidR="00F74A0A" w:rsidRPr="006C2A02">
        <w:t>that is compatible with mobiles, laptops, and tablets.</w:t>
      </w:r>
    </w:p>
    <w:p w14:paraId="12B80338" w14:textId="50DD070D" w:rsidR="00DD6D1B" w:rsidRPr="006C2A02" w:rsidRDefault="00F74A0A" w:rsidP="00DD6D1B">
      <w:pPr>
        <w:pStyle w:val="Lijstalinea"/>
        <w:numPr>
          <w:ilvl w:val="0"/>
          <w:numId w:val="2"/>
        </w:numPr>
      </w:pPr>
      <w:r w:rsidRPr="006C2A02">
        <w:t>Applications are compatible</w:t>
      </w:r>
      <w:r w:rsidR="002E637C">
        <w:t xml:space="preserve"> with </w:t>
      </w:r>
      <w:r w:rsidR="00E85D88">
        <w:t>W</w:t>
      </w:r>
      <w:r w:rsidR="002E637C">
        <w:t>indows 10 desktop devices.</w:t>
      </w:r>
    </w:p>
    <w:p w14:paraId="11A6BB72" w14:textId="3CE6981D" w:rsidR="00835D0B" w:rsidRDefault="00835D0B" w:rsidP="00F958CE">
      <w:pPr>
        <w:pStyle w:val="Lijstalinea"/>
        <w:numPr>
          <w:ilvl w:val="0"/>
          <w:numId w:val="2"/>
        </w:numPr>
      </w:pPr>
      <w:r w:rsidRPr="006C2A02">
        <w:t>Database supports all applications</w:t>
      </w:r>
      <w:r w:rsidR="002E637C">
        <w:t>.</w:t>
      </w:r>
    </w:p>
    <w:p w14:paraId="6057B718" w14:textId="2A39576B" w:rsidR="00C3331D" w:rsidRPr="006C2A02" w:rsidRDefault="00C3331D" w:rsidP="00F958CE">
      <w:pPr>
        <w:pStyle w:val="Lijstalinea"/>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Kop1"/>
      </w:pPr>
      <w:bookmarkStart w:id="100" w:name="_Toc508106374"/>
      <w:commentRangeStart w:id="101"/>
      <w:r w:rsidRPr="006C2A02">
        <w:lastRenderedPageBreak/>
        <w:t>Project Constraints</w:t>
      </w:r>
      <w:bookmarkEnd w:id="100"/>
      <w:commentRangeEnd w:id="101"/>
      <w:r w:rsidR="004162A9">
        <w:rPr>
          <w:rStyle w:val="Verwijzingopmerking"/>
          <w:rFonts w:eastAsiaTheme="minorHAnsi"/>
          <w:color w:val="auto"/>
        </w:rPr>
        <w:commentReference w:id="101"/>
      </w:r>
    </w:p>
    <w:p w14:paraId="5ECE7C91" w14:textId="6A6DFB11" w:rsidR="005033BE" w:rsidRPr="006C2A02" w:rsidRDefault="00D52C2A" w:rsidP="00241F17">
      <w:pPr>
        <w:pStyle w:val="Kop3"/>
        <w:numPr>
          <w:ilvl w:val="0"/>
          <w:numId w:val="4"/>
        </w:numPr>
        <w:ind w:left="360"/>
      </w:pPr>
      <w:bookmarkStart w:id="102" w:name="_Toc507493927"/>
      <w:bookmarkStart w:id="103" w:name="_Toc507495996"/>
      <w:bookmarkStart w:id="104" w:name="_Toc508106375"/>
      <w:r w:rsidRPr="006C2A02">
        <w:t>Project</w:t>
      </w:r>
      <w:r w:rsidR="009A1CA9" w:rsidRPr="006C2A02">
        <w:t xml:space="preserve"> Funding</w:t>
      </w:r>
      <w:bookmarkEnd w:id="102"/>
      <w:bookmarkEnd w:id="103"/>
      <w:bookmarkEnd w:id="104"/>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Kop3"/>
        <w:numPr>
          <w:ilvl w:val="0"/>
          <w:numId w:val="4"/>
        </w:numPr>
        <w:ind w:left="360"/>
      </w:pPr>
      <w:bookmarkStart w:id="105" w:name="_Toc507493928"/>
      <w:bookmarkStart w:id="106" w:name="_Toc507495997"/>
      <w:bookmarkStart w:id="107" w:name="_Toc508106376"/>
      <w:r w:rsidRPr="006C2A02">
        <w:t>Time Constraint</w:t>
      </w:r>
      <w:bookmarkEnd w:id="105"/>
      <w:bookmarkEnd w:id="106"/>
      <w:bookmarkEnd w:id="107"/>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Kop3"/>
        <w:numPr>
          <w:ilvl w:val="0"/>
          <w:numId w:val="4"/>
        </w:numPr>
        <w:ind w:left="360"/>
      </w:pPr>
      <w:bookmarkStart w:id="108" w:name="_Toc507493929"/>
      <w:bookmarkStart w:id="109" w:name="_Toc507495998"/>
      <w:bookmarkStart w:id="110" w:name="_Toc508106377"/>
      <w:r w:rsidRPr="006C2A02">
        <w:t>Application Constraint</w:t>
      </w:r>
      <w:bookmarkEnd w:id="108"/>
      <w:bookmarkEnd w:id="109"/>
      <w:bookmarkEnd w:id="110"/>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Kop3"/>
        <w:numPr>
          <w:ilvl w:val="0"/>
          <w:numId w:val="4"/>
        </w:numPr>
        <w:ind w:left="360"/>
      </w:pPr>
      <w:bookmarkStart w:id="111" w:name="_Toc507493930"/>
      <w:bookmarkStart w:id="112" w:name="_Toc507495999"/>
      <w:bookmarkStart w:id="113" w:name="_Toc508106378"/>
      <w:r w:rsidRPr="006C2A02">
        <w:t>Website Constraint</w:t>
      </w:r>
      <w:bookmarkEnd w:id="111"/>
      <w:bookmarkEnd w:id="112"/>
      <w:bookmarkEnd w:id="113"/>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Kop3"/>
        <w:numPr>
          <w:ilvl w:val="0"/>
          <w:numId w:val="4"/>
        </w:numPr>
        <w:ind w:left="360"/>
      </w:pPr>
      <w:bookmarkStart w:id="114" w:name="_Toc507493931"/>
      <w:bookmarkStart w:id="115" w:name="_Toc507496000"/>
      <w:bookmarkStart w:id="116" w:name="_Toc508106379"/>
      <w:r w:rsidRPr="006C2A02">
        <w:t>Knowledge Constraint</w:t>
      </w:r>
      <w:bookmarkEnd w:id="114"/>
      <w:bookmarkEnd w:id="115"/>
      <w:bookmarkEnd w:id="116"/>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Kop3"/>
      </w:pPr>
      <w:bookmarkStart w:id="117" w:name="_Toc507493932"/>
      <w:bookmarkStart w:id="118" w:name="_Toc507496001"/>
      <w:bookmarkStart w:id="119" w:name="_Toc508106380"/>
      <w:r w:rsidRPr="006C2A02">
        <w:t>Critical Project Barriers</w:t>
      </w:r>
      <w:bookmarkEnd w:id="117"/>
      <w:bookmarkEnd w:id="118"/>
      <w:bookmarkEnd w:id="119"/>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jstalinea"/>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jstalinea"/>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Kop1"/>
      </w:pPr>
      <w:bookmarkStart w:id="120" w:name="_Toc508106381"/>
      <w:r w:rsidRPr="006C2A02">
        <w:lastRenderedPageBreak/>
        <w:t>Project Risks</w:t>
      </w:r>
      <w:bookmarkEnd w:id="120"/>
    </w:p>
    <w:p w14:paraId="481C15E6" w14:textId="7586E33C" w:rsidR="00E370C5" w:rsidRPr="006C2A02" w:rsidRDefault="00CD72FE" w:rsidP="00E93C26">
      <w:pPr>
        <w:pStyle w:val="Kop3"/>
        <w:numPr>
          <w:ilvl w:val="0"/>
          <w:numId w:val="6"/>
        </w:numPr>
      </w:pPr>
      <w:bookmarkStart w:id="121" w:name="_Toc507493934"/>
      <w:bookmarkStart w:id="122" w:name="_Toc507496003"/>
      <w:bookmarkStart w:id="123"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121"/>
      <w:bookmarkEnd w:id="122"/>
      <w:bookmarkEnd w:id="123"/>
    </w:p>
    <w:p w14:paraId="38B3B58B" w14:textId="39BC61F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w:t>
      </w:r>
      <w:r w:rsidR="000079CC">
        <w:t>repository</w:t>
      </w:r>
      <w:r w:rsidR="00C0544B" w:rsidRPr="006C2A02">
        <w:t xml:space="preserve">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Kop3"/>
        <w:numPr>
          <w:ilvl w:val="0"/>
          <w:numId w:val="6"/>
        </w:numPr>
      </w:pPr>
      <w:bookmarkStart w:id="124" w:name="_Toc507493935"/>
      <w:bookmarkStart w:id="125" w:name="_Toc507496004"/>
      <w:bookmarkStart w:id="126" w:name="_Toc508106383"/>
      <w:r w:rsidRPr="006C2A02">
        <w:t>Someone quits</w:t>
      </w:r>
      <w:r w:rsidR="009F4D23" w:rsidRPr="006C2A02">
        <w:t>; leaves the project group</w:t>
      </w:r>
      <w:bookmarkEnd w:id="124"/>
      <w:bookmarkEnd w:id="125"/>
      <w:bookmarkEnd w:id="126"/>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Kop3"/>
        <w:numPr>
          <w:ilvl w:val="0"/>
          <w:numId w:val="6"/>
        </w:numPr>
      </w:pPr>
      <w:bookmarkStart w:id="127" w:name="_Toc507493936"/>
      <w:bookmarkStart w:id="128" w:name="_Toc507496005"/>
      <w:bookmarkStart w:id="129" w:name="_Toc508106384"/>
      <w:r w:rsidRPr="006C2A02">
        <w:t>Miscommunication</w:t>
      </w:r>
      <w:bookmarkEnd w:id="127"/>
      <w:bookmarkEnd w:id="128"/>
      <w:bookmarkEnd w:id="129"/>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Kop3"/>
        <w:numPr>
          <w:ilvl w:val="0"/>
          <w:numId w:val="6"/>
        </w:numPr>
      </w:pPr>
      <w:bookmarkStart w:id="130" w:name="_Toc507493937"/>
      <w:bookmarkStart w:id="131" w:name="_Toc507496006"/>
      <w:bookmarkStart w:id="132" w:name="_Toc508106385"/>
      <w:r w:rsidRPr="006C2A02">
        <w:t>Team’s lack of knowledge on the deliverables</w:t>
      </w:r>
      <w:bookmarkEnd w:id="130"/>
      <w:bookmarkEnd w:id="131"/>
      <w:bookmarkEnd w:id="132"/>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Kop3"/>
        <w:numPr>
          <w:ilvl w:val="0"/>
          <w:numId w:val="6"/>
        </w:numPr>
      </w:pPr>
      <w:bookmarkStart w:id="133" w:name="_Toc507493938"/>
      <w:bookmarkStart w:id="134" w:name="_Toc507496007"/>
      <w:bookmarkStart w:id="135" w:name="_Toc508106386"/>
      <w:commentRangeStart w:id="136"/>
      <w:r w:rsidRPr="006C2A02">
        <w:t>Deadlines are not met</w:t>
      </w:r>
      <w:bookmarkEnd w:id="133"/>
      <w:bookmarkEnd w:id="134"/>
      <w:bookmarkEnd w:id="135"/>
      <w:commentRangeEnd w:id="136"/>
      <w:r w:rsidR="00380880">
        <w:rPr>
          <w:rStyle w:val="Verwijzingopmerking"/>
          <w:rFonts w:eastAsiaTheme="minorHAnsi"/>
          <w:color w:val="auto"/>
        </w:rPr>
        <w:commentReference w:id="136"/>
      </w:r>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Kop3"/>
        <w:numPr>
          <w:ilvl w:val="0"/>
          <w:numId w:val="6"/>
        </w:numPr>
      </w:pPr>
      <w:bookmarkStart w:id="137" w:name="_Toc507493939"/>
      <w:bookmarkStart w:id="138" w:name="_Toc507496008"/>
      <w:bookmarkStart w:id="139" w:name="_Toc508106387"/>
      <w:r w:rsidRPr="006C2A02">
        <w:t>Budget estimates unrealistic</w:t>
      </w:r>
      <w:bookmarkEnd w:id="137"/>
      <w:bookmarkEnd w:id="138"/>
      <w:bookmarkEnd w:id="139"/>
    </w:p>
    <w:p w14:paraId="444A1000" w14:textId="42F3485D" w:rsidR="00A5061F" w:rsidRPr="006C2A02" w:rsidRDefault="00A5061F" w:rsidP="00A5061F">
      <w:r w:rsidRPr="006C2A02">
        <w:t xml:space="preserve">Probability: </w:t>
      </w:r>
      <w:commentRangeStart w:id="140"/>
      <w:r w:rsidR="00E742DF">
        <w:t>L</w:t>
      </w:r>
      <w:r w:rsidRPr="006C2A02">
        <w:t>ow</w:t>
      </w:r>
      <w:commentRangeEnd w:id="140"/>
      <w:r w:rsidR="00380880">
        <w:rPr>
          <w:rStyle w:val="Verwijzingopmerking"/>
        </w:rPr>
        <w:commentReference w:id="140"/>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Kop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Kop1"/>
      </w:pPr>
      <w:bookmarkStart w:id="141" w:name="_Toc508106388"/>
      <w:r w:rsidRPr="006C2A02">
        <w:lastRenderedPageBreak/>
        <w:t>Project Phasing</w:t>
      </w:r>
      <w:bookmarkEnd w:id="141"/>
    </w:p>
    <w:p w14:paraId="57B8D00A" w14:textId="663406B0" w:rsidR="00405549" w:rsidRPr="006C2A02" w:rsidRDefault="00405549" w:rsidP="00405549">
      <w:r w:rsidRPr="006C2A02">
        <w:t xml:space="preserve">In </w:t>
      </w:r>
      <w:r w:rsidR="00306ED8" w:rsidRPr="006C2A02">
        <w:t xml:space="preserve">the following figure, we have an </w:t>
      </w:r>
      <w:commentRangeStart w:id="142"/>
      <w:r w:rsidR="00306ED8" w:rsidRPr="006C2A02">
        <w:t xml:space="preserve">overview </w:t>
      </w:r>
      <w:commentRangeEnd w:id="142"/>
      <w:r w:rsidR="00380880">
        <w:rPr>
          <w:rStyle w:val="Verwijzingopmerking"/>
        </w:rPr>
        <w:commentReference w:id="142"/>
      </w:r>
      <w:r w:rsidR="00306ED8" w:rsidRPr="006C2A02">
        <w:t xml:space="preserve">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Kop2"/>
      </w:pPr>
      <w:bookmarkStart w:id="143" w:name="_Toc507493941"/>
      <w:bookmarkStart w:id="144" w:name="_Toc508106389"/>
      <w:r w:rsidRPr="006C2A02">
        <w:t>Phase 1: Initiation</w:t>
      </w:r>
      <w:bookmarkEnd w:id="143"/>
      <w:bookmarkEnd w:id="144"/>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jstalinea"/>
        <w:numPr>
          <w:ilvl w:val="0"/>
          <w:numId w:val="7"/>
        </w:numPr>
      </w:pPr>
      <w:commentRangeStart w:id="145"/>
      <w:r w:rsidRPr="006C2A02">
        <w:t>Interview client</w:t>
      </w:r>
    </w:p>
    <w:p w14:paraId="519A3A88" w14:textId="386D8CF8" w:rsidR="00060C6C" w:rsidRPr="006C2A02" w:rsidRDefault="00060C6C" w:rsidP="00060C6C">
      <w:pPr>
        <w:pStyle w:val="Lijstalinea"/>
        <w:numPr>
          <w:ilvl w:val="0"/>
          <w:numId w:val="7"/>
        </w:numPr>
      </w:pPr>
      <w:r w:rsidRPr="006C2A02">
        <w:t>Discuss current situation, problems, and software solution</w:t>
      </w:r>
      <w:commentRangeEnd w:id="145"/>
      <w:r w:rsidR="00380880">
        <w:rPr>
          <w:rStyle w:val="Verwijzingopmerking"/>
        </w:rPr>
        <w:commentReference w:id="145"/>
      </w:r>
    </w:p>
    <w:p w14:paraId="5DC5DD75" w14:textId="06692332" w:rsidR="00472BA3" w:rsidRPr="006C2A02" w:rsidRDefault="00472BA3" w:rsidP="00060C6C">
      <w:pPr>
        <w:pStyle w:val="Lijstalinea"/>
        <w:numPr>
          <w:ilvl w:val="0"/>
          <w:numId w:val="7"/>
        </w:numPr>
      </w:pPr>
      <w:r w:rsidRPr="006C2A02">
        <w:t>Set the project goal together with the client</w:t>
      </w:r>
    </w:p>
    <w:p w14:paraId="0A77EF89" w14:textId="200C4586" w:rsidR="00472BA3" w:rsidRPr="006C2A02" w:rsidRDefault="002072A1" w:rsidP="00060C6C">
      <w:pPr>
        <w:pStyle w:val="Lijstalinea"/>
        <w:numPr>
          <w:ilvl w:val="0"/>
          <w:numId w:val="7"/>
        </w:numPr>
      </w:pPr>
      <w:r w:rsidRPr="006C2A02">
        <w:t>Organize tasks in the team</w:t>
      </w:r>
    </w:p>
    <w:p w14:paraId="11D3DE2E" w14:textId="6C10BDE7" w:rsidR="002072A1" w:rsidRPr="006C2A02" w:rsidRDefault="002072A1" w:rsidP="00060C6C">
      <w:pPr>
        <w:pStyle w:val="Lijstalinea"/>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jstalinea"/>
        <w:numPr>
          <w:ilvl w:val="0"/>
          <w:numId w:val="8"/>
        </w:numPr>
      </w:pPr>
      <w:r w:rsidRPr="006C2A02">
        <w:t>Present final project plan to client</w:t>
      </w:r>
    </w:p>
    <w:p w14:paraId="5E8E2156" w14:textId="7CBE0035" w:rsidR="001619C7" w:rsidRPr="006C2A02" w:rsidRDefault="001619C7" w:rsidP="001619C7">
      <w:pPr>
        <w:pStyle w:val="Lijstalinea"/>
        <w:numPr>
          <w:ilvl w:val="0"/>
          <w:numId w:val="8"/>
        </w:numPr>
      </w:pPr>
      <w:r w:rsidRPr="006C2A02">
        <w:t>Wait for approval</w:t>
      </w:r>
    </w:p>
    <w:p w14:paraId="201ADD61" w14:textId="2AF7B470" w:rsidR="000F3055" w:rsidRPr="006C2A02" w:rsidRDefault="000F3055" w:rsidP="001619C7">
      <w:pPr>
        <w:pStyle w:val="Lijstalinea"/>
        <w:numPr>
          <w:ilvl w:val="0"/>
          <w:numId w:val="8"/>
        </w:numPr>
      </w:pPr>
      <w:r w:rsidRPr="006C2A02">
        <w:t>Receive go or no go</w:t>
      </w:r>
    </w:p>
    <w:p w14:paraId="7BD20759" w14:textId="606A1AA1" w:rsidR="0043319A" w:rsidRPr="006C2A02" w:rsidRDefault="0043319A" w:rsidP="001619C7">
      <w:pPr>
        <w:pStyle w:val="Lijstalinea"/>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jstalinea"/>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Kop2"/>
      </w:pPr>
    </w:p>
    <w:p w14:paraId="58793D3A" w14:textId="362C8CA9" w:rsidR="006D0B17" w:rsidRPr="006C2A02" w:rsidRDefault="006D0B17" w:rsidP="005A65E0">
      <w:pPr>
        <w:pStyle w:val="Kop2"/>
      </w:pPr>
      <w:bookmarkStart w:id="146" w:name="_Toc507493942"/>
      <w:bookmarkStart w:id="147" w:name="_Toc508106390"/>
      <w:r w:rsidRPr="006C2A02">
        <w:t xml:space="preserve">Phase 2: </w:t>
      </w:r>
      <w:r w:rsidR="000F3055" w:rsidRPr="006C2A02">
        <w:t>Design</w:t>
      </w:r>
      <w:bookmarkEnd w:id="146"/>
      <w:bookmarkEnd w:id="147"/>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jstalinea"/>
        <w:numPr>
          <w:ilvl w:val="0"/>
          <w:numId w:val="10"/>
        </w:numPr>
      </w:pPr>
      <w:r w:rsidRPr="006C2A02">
        <w:t>Create wireframe</w:t>
      </w:r>
    </w:p>
    <w:p w14:paraId="66747261" w14:textId="61645815" w:rsidR="005B71E7" w:rsidRPr="006C2A02" w:rsidRDefault="00DF648B" w:rsidP="00C619DE">
      <w:pPr>
        <w:pStyle w:val="Lijstalinea"/>
        <w:numPr>
          <w:ilvl w:val="0"/>
          <w:numId w:val="10"/>
        </w:numPr>
      </w:pPr>
      <w:r w:rsidRPr="006C2A02">
        <w:t>Ask client for comments</w:t>
      </w:r>
    </w:p>
    <w:p w14:paraId="61941510" w14:textId="7B47418A" w:rsidR="00DF648B" w:rsidRPr="006C2A02" w:rsidRDefault="00DF648B" w:rsidP="00C619DE">
      <w:pPr>
        <w:pStyle w:val="Lijstalinea"/>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jstalinea"/>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jstalinea"/>
        <w:numPr>
          <w:ilvl w:val="0"/>
          <w:numId w:val="16"/>
        </w:numPr>
      </w:pPr>
      <w:r w:rsidRPr="006C2A02">
        <w:t>Design the applications for:</w:t>
      </w:r>
    </w:p>
    <w:p w14:paraId="008BD222" w14:textId="7BC25182" w:rsidR="00B64D4E" w:rsidRPr="006C2A02" w:rsidRDefault="00B64D4E" w:rsidP="009D1464">
      <w:pPr>
        <w:pStyle w:val="Lijstalinea"/>
        <w:numPr>
          <w:ilvl w:val="1"/>
          <w:numId w:val="16"/>
        </w:numPr>
      </w:pPr>
      <w:r w:rsidRPr="006C2A02">
        <w:t>The entrance of the event</w:t>
      </w:r>
    </w:p>
    <w:p w14:paraId="30F0FC78" w14:textId="3E575912" w:rsidR="00B64D4E" w:rsidRPr="006C2A02" w:rsidRDefault="00B64D4E" w:rsidP="009D1464">
      <w:pPr>
        <w:pStyle w:val="Lijstalinea"/>
        <w:numPr>
          <w:ilvl w:val="1"/>
          <w:numId w:val="16"/>
        </w:numPr>
      </w:pPr>
      <w:r w:rsidRPr="006C2A02">
        <w:t>The entrance of the camping grounds</w:t>
      </w:r>
    </w:p>
    <w:p w14:paraId="3800DC82" w14:textId="2CA79A48" w:rsidR="00B64D4E" w:rsidRPr="006C2A02" w:rsidRDefault="00B64D4E" w:rsidP="009D1464">
      <w:pPr>
        <w:pStyle w:val="Lijstalinea"/>
        <w:numPr>
          <w:ilvl w:val="1"/>
          <w:numId w:val="16"/>
        </w:numPr>
      </w:pPr>
      <w:r w:rsidRPr="006C2A02">
        <w:t>The shops</w:t>
      </w:r>
    </w:p>
    <w:p w14:paraId="34D6970C" w14:textId="0BA304D4" w:rsidR="00B64D4E" w:rsidRPr="006C2A02" w:rsidRDefault="00B64D4E" w:rsidP="009D1464">
      <w:pPr>
        <w:pStyle w:val="Lijstalinea"/>
        <w:numPr>
          <w:ilvl w:val="1"/>
          <w:numId w:val="16"/>
        </w:numPr>
      </w:pPr>
      <w:r w:rsidRPr="006C2A02">
        <w:t>The loaning stands</w:t>
      </w:r>
    </w:p>
    <w:p w14:paraId="07FCE7D9" w14:textId="5D70E863" w:rsidR="00B64D4E" w:rsidRPr="006C2A02" w:rsidRDefault="003E6CC3" w:rsidP="009D1464">
      <w:pPr>
        <w:pStyle w:val="Lijstalinea"/>
        <w:numPr>
          <w:ilvl w:val="1"/>
          <w:numId w:val="16"/>
        </w:numPr>
      </w:pPr>
      <w:commentRangeStart w:id="148"/>
      <w:r w:rsidRPr="006C2A02">
        <w:t>Monitoring visitors</w:t>
      </w:r>
      <w:commentRangeEnd w:id="148"/>
      <w:r w:rsidR="00380880">
        <w:rPr>
          <w:rStyle w:val="Verwijzingopmerking"/>
        </w:rPr>
        <w:commentReference w:id="148"/>
      </w:r>
    </w:p>
    <w:p w14:paraId="4F900A63" w14:textId="76E3CE47" w:rsidR="003E6CC3" w:rsidRPr="006C2A02" w:rsidRDefault="003E6CC3" w:rsidP="009D1464">
      <w:pPr>
        <w:pStyle w:val="Lijstalinea"/>
        <w:numPr>
          <w:ilvl w:val="1"/>
          <w:numId w:val="16"/>
        </w:numPr>
      </w:pPr>
      <w:r w:rsidRPr="006C2A02">
        <w:t>Monitoring overall event</w:t>
      </w:r>
    </w:p>
    <w:p w14:paraId="1CB90369" w14:textId="67DA6590" w:rsidR="0067078B" w:rsidRPr="006C2A02" w:rsidRDefault="003E6CC3" w:rsidP="00B67EF4">
      <w:pPr>
        <w:pStyle w:val="Lijstalinea"/>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jstalinea"/>
        <w:numPr>
          <w:ilvl w:val="0"/>
          <w:numId w:val="2"/>
        </w:numPr>
      </w:pPr>
      <w:r w:rsidRPr="006C2A02">
        <w:t>The process report</w:t>
      </w:r>
    </w:p>
    <w:p w14:paraId="1128ACA4" w14:textId="68B0F555" w:rsidR="007031F0" w:rsidRPr="006C2A02" w:rsidRDefault="007031F0" w:rsidP="00B67EF4">
      <w:pPr>
        <w:pStyle w:val="Lijstalinea"/>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Kop2"/>
      </w:pPr>
      <w:bookmarkStart w:id="149" w:name="_Toc507493943"/>
      <w:bookmarkStart w:id="150" w:name="_Toc508106391"/>
      <w:r w:rsidRPr="006C2A02">
        <w:t>Phase 3: Build</w:t>
      </w:r>
      <w:bookmarkEnd w:id="149"/>
      <w:bookmarkEnd w:id="150"/>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jstalinea"/>
        <w:numPr>
          <w:ilvl w:val="0"/>
          <w:numId w:val="17"/>
        </w:numPr>
      </w:pPr>
      <w:commentRangeStart w:id="151"/>
      <w:r w:rsidRPr="006C2A02">
        <w:t>Add dynamics to static website</w:t>
      </w:r>
      <w:commentRangeEnd w:id="151"/>
      <w:r w:rsidR="00380880">
        <w:rPr>
          <w:rStyle w:val="Verwijzingopmerking"/>
        </w:rPr>
        <w:commentReference w:id="151"/>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jstalinea"/>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jstalinea"/>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jstalinea"/>
        <w:numPr>
          <w:ilvl w:val="0"/>
          <w:numId w:val="2"/>
        </w:numPr>
      </w:pPr>
      <w:r w:rsidRPr="006C2A02">
        <w:t>Applications prototypes</w:t>
      </w:r>
    </w:p>
    <w:p w14:paraId="2C8200A5" w14:textId="7A60D48B" w:rsidR="00F60F42" w:rsidRPr="006C2A02" w:rsidRDefault="00F60F42" w:rsidP="004C5416">
      <w:pPr>
        <w:pStyle w:val="Lijstalinea"/>
        <w:numPr>
          <w:ilvl w:val="0"/>
          <w:numId w:val="2"/>
        </w:numPr>
      </w:pPr>
      <w:r w:rsidRPr="006C2A02">
        <w:t>Database prototype</w:t>
      </w:r>
    </w:p>
    <w:p w14:paraId="6FC6CCB5" w14:textId="64D6232E" w:rsidR="00F60F42" w:rsidRPr="006C2A02" w:rsidRDefault="00F60F42" w:rsidP="004C5416">
      <w:pPr>
        <w:pStyle w:val="Lijstalinea"/>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Kop2"/>
      </w:pPr>
    </w:p>
    <w:p w14:paraId="0BAD1B4A" w14:textId="73D96983" w:rsidR="0067078B" w:rsidRPr="006C2A02" w:rsidRDefault="0067078B" w:rsidP="005A65E0">
      <w:pPr>
        <w:pStyle w:val="Kop2"/>
      </w:pPr>
      <w:bookmarkStart w:id="152" w:name="_Toc507493944"/>
      <w:bookmarkStart w:id="153" w:name="_Toc508106392"/>
      <w:r w:rsidRPr="006C2A02">
        <w:t>Phase 4: Test</w:t>
      </w:r>
      <w:bookmarkEnd w:id="152"/>
      <w:bookmarkEnd w:id="153"/>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jstalinea"/>
        <w:numPr>
          <w:ilvl w:val="0"/>
          <w:numId w:val="19"/>
        </w:numPr>
      </w:pPr>
      <w:r w:rsidRPr="006C2A02">
        <w:t>Create presentation</w:t>
      </w:r>
    </w:p>
    <w:p w14:paraId="7EB11B92" w14:textId="0D4031F0" w:rsidR="007E3658" w:rsidRPr="006C2A02" w:rsidRDefault="007E3658" w:rsidP="007E3658">
      <w:pPr>
        <w:pStyle w:val="Lijstalinea"/>
        <w:numPr>
          <w:ilvl w:val="0"/>
          <w:numId w:val="19"/>
        </w:numPr>
      </w:pPr>
      <w:r w:rsidRPr="006C2A02">
        <w:t>Demonstrate the prototypes</w:t>
      </w:r>
    </w:p>
    <w:p w14:paraId="72C8800D" w14:textId="5FC7ED34" w:rsidR="007E3658" w:rsidRPr="006C2A02" w:rsidRDefault="007E3658" w:rsidP="007E3658">
      <w:pPr>
        <w:pStyle w:val="Lijstalinea"/>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jstalinea"/>
        <w:numPr>
          <w:ilvl w:val="0"/>
          <w:numId w:val="20"/>
        </w:numPr>
      </w:pPr>
      <w:r w:rsidRPr="006C2A02">
        <w:t>Note down feedback</w:t>
      </w:r>
    </w:p>
    <w:p w14:paraId="659600A7" w14:textId="3953CA02" w:rsidR="00D36C41" w:rsidRPr="006C2A02" w:rsidRDefault="00D36C41" w:rsidP="007E3658">
      <w:pPr>
        <w:pStyle w:val="Lijstalinea"/>
        <w:numPr>
          <w:ilvl w:val="0"/>
          <w:numId w:val="20"/>
        </w:numPr>
      </w:pPr>
      <w:r w:rsidRPr="006C2A02">
        <w:t>Create report</w:t>
      </w:r>
    </w:p>
    <w:p w14:paraId="5E7974C8" w14:textId="16BA520B" w:rsidR="00D36C41" w:rsidRPr="006C2A02" w:rsidRDefault="00D36C41" w:rsidP="007E3658">
      <w:pPr>
        <w:pStyle w:val="Lijstalinea"/>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jstalinea"/>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jstalinea"/>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Kop2"/>
      </w:pPr>
      <w:bookmarkStart w:id="154" w:name="_Toc507493945"/>
      <w:bookmarkStart w:id="155" w:name="_Toc508106393"/>
      <w:r w:rsidRPr="006C2A02">
        <w:t>Phase 5: Deploy</w:t>
      </w:r>
      <w:bookmarkEnd w:id="154"/>
      <w:bookmarkEnd w:id="155"/>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jstalinea"/>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jstalinea"/>
        <w:numPr>
          <w:ilvl w:val="0"/>
          <w:numId w:val="22"/>
        </w:numPr>
      </w:pPr>
      <w:r w:rsidRPr="006C2A02">
        <w:t>Create presentation</w:t>
      </w:r>
    </w:p>
    <w:p w14:paraId="045D359A" w14:textId="40E949A5" w:rsidR="000B27A5" w:rsidRPr="006C2A02" w:rsidRDefault="000B27A5" w:rsidP="000B27A5">
      <w:pPr>
        <w:pStyle w:val="Lijstalinea"/>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jstalinea"/>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jstalinea"/>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jstalinea"/>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jstalinea"/>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jstalinea"/>
        <w:numPr>
          <w:ilvl w:val="0"/>
          <w:numId w:val="2"/>
        </w:numPr>
      </w:pPr>
      <w:r w:rsidRPr="006C2A02">
        <w:t>All applications</w:t>
      </w:r>
    </w:p>
    <w:p w14:paraId="47C214EA" w14:textId="56359003" w:rsidR="00EC4246" w:rsidRPr="006C2A02" w:rsidRDefault="00EC4246" w:rsidP="0067078B">
      <w:pPr>
        <w:pStyle w:val="Lijstalinea"/>
        <w:numPr>
          <w:ilvl w:val="0"/>
          <w:numId w:val="2"/>
        </w:numPr>
      </w:pPr>
      <w:r w:rsidRPr="006C2A02">
        <w:t>The database</w:t>
      </w:r>
    </w:p>
    <w:p w14:paraId="5FE2AE63" w14:textId="23D49D29" w:rsidR="00EC4246" w:rsidRPr="006C2A02" w:rsidRDefault="00EC4246" w:rsidP="0067078B">
      <w:pPr>
        <w:pStyle w:val="Lijstalinea"/>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jstalinea"/>
        <w:numPr>
          <w:ilvl w:val="0"/>
          <w:numId w:val="2"/>
        </w:numPr>
      </w:pPr>
      <w:r w:rsidRPr="006C2A02">
        <w:t>Presentation of the software solution</w:t>
      </w:r>
    </w:p>
    <w:p w14:paraId="542C4CE0" w14:textId="598286EC" w:rsidR="00DC34C0" w:rsidRPr="006C2A02" w:rsidRDefault="00DC34C0" w:rsidP="0067078B">
      <w:pPr>
        <w:pStyle w:val="Lijstalinea"/>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Kop1"/>
      </w:pPr>
      <w:bookmarkStart w:id="156" w:name="_Toc508106394"/>
      <w:r w:rsidRPr="006C2A02">
        <w:lastRenderedPageBreak/>
        <w:t>Project Management Approach</w:t>
      </w:r>
      <w:bookmarkEnd w:id="156"/>
    </w:p>
    <w:p w14:paraId="5E81E7D2" w14:textId="77777777" w:rsidR="00EC000A" w:rsidRPr="006C2A02" w:rsidRDefault="00EC000A" w:rsidP="005A65E0">
      <w:pPr>
        <w:pStyle w:val="Kop2"/>
      </w:pPr>
    </w:p>
    <w:p w14:paraId="40C46E7E" w14:textId="62B896E6" w:rsidR="00986565" w:rsidRPr="006C2A02" w:rsidRDefault="00AD6A6F" w:rsidP="005A65E0">
      <w:pPr>
        <w:pStyle w:val="Kop2"/>
      </w:pPr>
      <w:bookmarkStart w:id="157" w:name="_Toc507493947"/>
      <w:bookmarkStart w:id="158" w:name="_Toc508106395"/>
      <w:r w:rsidRPr="006C2A02">
        <w:t>Roles</w:t>
      </w:r>
      <w:r w:rsidR="00B014D8" w:rsidRPr="006C2A02">
        <w:t xml:space="preserve"> and Responsibilities</w:t>
      </w:r>
      <w:bookmarkEnd w:id="157"/>
      <w:bookmarkEnd w:id="158"/>
    </w:p>
    <w:tbl>
      <w:tblPr>
        <w:tblStyle w:val="Tabelraster"/>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jstalinea"/>
              <w:numPr>
                <w:ilvl w:val="0"/>
                <w:numId w:val="24"/>
              </w:numPr>
              <w:ind w:left="346"/>
            </w:pPr>
            <w:r w:rsidRPr="006C2A02">
              <w:t>Ultimate decision-maker</w:t>
            </w:r>
          </w:p>
          <w:p w14:paraId="7B180D3B" w14:textId="77777777" w:rsidR="00A51566" w:rsidRPr="006C2A02" w:rsidRDefault="00A51566" w:rsidP="00E46E06">
            <w:pPr>
              <w:pStyle w:val="Lijstalinea"/>
              <w:numPr>
                <w:ilvl w:val="0"/>
                <w:numId w:val="24"/>
              </w:numPr>
              <w:ind w:left="346"/>
            </w:pPr>
            <w:r w:rsidRPr="006C2A02">
              <w:t>Provide project oversight and guidance</w:t>
            </w:r>
          </w:p>
          <w:p w14:paraId="31223EA9" w14:textId="1BD153A5" w:rsidR="00A51566" w:rsidRPr="006C2A02" w:rsidRDefault="00A51566" w:rsidP="00E46E06">
            <w:pPr>
              <w:pStyle w:val="Lijstalinea"/>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jstalinea"/>
              <w:numPr>
                <w:ilvl w:val="0"/>
                <w:numId w:val="24"/>
              </w:numPr>
              <w:ind w:left="346"/>
            </w:pPr>
            <w:r w:rsidRPr="006C2A02">
              <w:t>Provides direction to Project Leader</w:t>
            </w:r>
          </w:p>
          <w:p w14:paraId="49AEC966" w14:textId="77777777" w:rsidR="00E46E06" w:rsidRPr="006C2A02" w:rsidRDefault="00E46E06" w:rsidP="00E46E06">
            <w:pPr>
              <w:pStyle w:val="Lijstalinea"/>
              <w:numPr>
                <w:ilvl w:val="0"/>
                <w:numId w:val="24"/>
              </w:numPr>
              <w:ind w:left="346"/>
            </w:pPr>
            <w:r w:rsidRPr="006C2A02">
              <w:t>Review project deliverables</w:t>
            </w:r>
          </w:p>
          <w:p w14:paraId="13134763" w14:textId="532A7A44" w:rsidR="00E46E06" w:rsidRPr="006C2A02" w:rsidRDefault="00E46E06" w:rsidP="00E46E06">
            <w:pPr>
              <w:pStyle w:val="Lijstalinea"/>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jstalinea"/>
              <w:numPr>
                <w:ilvl w:val="0"/>
                <w:numId w:val="24"/>
              </w:numPr>
              <w:ind w:left="346"/>
            </w:pPr>
            <w:r w:rsidRPr="006C2A02">
              <w:t>Manages project in accordance to the project plan</w:t>
            </w:r>
          </w:p>
          <w:p w14:paraId="42BFCC47" w14:textId="77777777" w:rsidR="0095114C" w:rsidRPr="006C2A02" w:rsidRDefault="0095114C" w:rsidP="00E46E06">
            <w:pPr>
              <w:pStyle w:val="Lijstalinea"/>
              <w:numPr>
                <w:ilvl w:val="0"/>
                <w:numId w:val="24"/>
              </w:numPr>
              <w:ind w:left="346"/>
            </w:pPr>
            <w:r w:rsidRPr="006C2A02">
              <w:t>Provide overall project direction</w:t>
            </w:r>
          </w:p>
          <w:p w14:paraId="406376E4" w14:textId="77777777" w:rsidR="0095114C" w:rsidRPr="006C2A02" w:rsidRDefault="0095114C" w:rsidP="00E46E06">
            <w:pPr>
              <w:pStyle w:val="Lijstalinea"/>
              <w:numPr>
                <w:ilvl w:val="0"/>
                <w:numId w:val="24"/>
              </w:numPr>
              <w:ind w:left="346"/>
            </w:pPr>
            <w:r w:rsidRPr="006C2A02">
              <w:t>Direct and lead the team members toward project objectives</w:t>
            </w:r>
          </w:p>
          <w:p w14:paraId="1AF9CC47" w14:textId="7962E0D3" w:rsidR="0095114C" w:rsidRPr="006C2A02" w:rsidRDefault="0095114C" w:rsidP="00E46E06">
            <w:pPr>
              <w:pStyle w:val="Lijstalinea"/>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jstalinea"/>
              <w:numPr>
                <w:ilvl w:val="0"/>
                <w:numId w:val="24"/>
              </w:numPr>
              <w:ind w:left="346"/>
            </w:pPr>
            <w:r w:rsidRPr="006C2A02">
              <w:t>Maintain all records of the meetings</w:t>
            </w:r>
          </w:p>
          <w:p w14:paraId="5EFD4EFA" w14:textId="2DDFC0BF" w:rsidR="001576BC" w:rsidRPr="006C2A02" w:rsidRDefault="001576BC" w:rsidP="00E46E06">
            <w:pPr>
              <w:pStyle w:val="Lijstalinea"/>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jstalinea"/>
              <w:numPr>
                <w:ilvl w:val="0"/>
                <w:numId w:val="24"/>
              </w:numPr>
              <w:ind w:left="346"/>
            </w:pPr>
            <w:r w:rsidRPr="006C2A02">
              <w:t>Takes the minutes at every meeting</w:t>
            </w:r>
          </w:p>
          <w:p w14:paraId="41019C13" w14:textId="227BEC00" w:rsidR="001576BC" w:rsidRPr="006C2A02" w:rsidRDefault="001576BC" w:rsidP="00E46E06">
            <w:pPr>
              <w:pStyle w:val="Lijstalinea"/>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jstalinea"/>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jstalinea"/>
              <w:numPr>
                <w:ilvl w:val="0"/>
                <w:numId w:val="24"/>
              </w:numPr>
              <w:ind w:left="346"/>
            </w:pPr>
            <w:r w:rsidRPr="006C2A02">
              <w:t>Review and approve project deliverables</w:t>
            </w:r>
          </w:p>
          <w:p w14:paraId="264C22F7" w14:textId="77777777" w:rsidR="009377CC" w:rsidRPr="006C2A02" w:rsidRDefault="009377CC" w:rsidP="00E46E06">
            <w:pPr>
              <w:pStyle w:val="Lijstalinea"/>
              <w:numPr>
                <w:ilvl w:val="0"/>
                <w:numId w:val="24"/>
              </w:numPr>
              <w:ind w:left="346"/>
            </w:pPr>
            <w:r w:rsidRPr="006C2A02">
              <w:t>Provide knowledge and suggestions</w:t>
            </w:r>
          </w:p>
          <w:p w14:paraId="264298ED" w14:textId="235068BA" w:rsidR="009377CC" w:rsidRPr="006C2A02" w:rsidRDefault="00865BD3" w:rsidP="00E46E06">
            <w:pPr>
              <w:pStyle w:val="Lijstalinea"/>
              <w:numPr>
                <w:ilvl w:val="0"/>
                <w:numId w:val="24"/>
              </w:numPr>
              <w:ind w:left="346"/>
            </w:pPr>
            <w:r w:rsidRPr="006C2A02">
              <w:t>Guarantee</w:t>
            </w:r>
            <w:r w:rsidR="009377CC" w:rsidRPr="006C2A02">
              <w:t xml:space="preserv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jstalinea"/>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Kop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Kop2"/>
      </w:pPr>
      <w:bookmarkStart w:id="159" w:name="_Toc507493948"/>
      <w:bookmarkStart w:id="160" w:name="_Toc508106396"/>
      <w:r w:rsidRPr="006C2A02">
        <w:lastRenderedPageBreak/>
        <w:t>Meeting Schedules</w:t>
      </w:r>
      <w:bookmarkEnd w:id="159"/>
      <w:bookmarkEnd w:id="160"/>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elraster"/>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7416">
            <w:pPr>
              <w:rPr>
                <w:b/>
              </w:rPr>
            </w:pPr>
            <w:r w:rsidRPr="006C2A02">
              <w:rPr>
                <w:b/>
              </w:rPr>
              <w:t>Week</w:t>
            </w:r>
          </w:p>
        </w:tc>
        <w:tc>
          <w:tcPr>
            <w:tcW w:w="2117" w:type="dxa"/>
          </w:tcPr>
          <w:p w14:paraId="61CFCF03" w14:textId="77777777" w:rsidR="00EC000A" w:rsidRPr="006C2A02" w:rsidRDefault="00EC000A" w:rsidP="002A7416">
            <w:pPr>
              <w:rPr>
                <w:b/>
              </w:rPr>
            </w:pPr>
            <w:r w:rsidRPr="006C2A02">
              <w:rPr>
                <w:b/>
              </w:rPr>
              <w:t>Date</w:t>
            </w:r>
          </w:p>
        </w:tc>
        <w:tc>
          <w:tcPr>
            <w:tcW w:w="1470" w:type="dxa"/>
          </w:tcPr>
          <w:p w14:paraId="7C45877E" w14:textId="77777777" w:rsidR="00EC000A" w:rsidRPr="006C2A02" w:rsidRDefault="00EC000A" w:rsidP="002A7416">
            <w:pPr>
              <w:rPr>
                <w:b/>
              </w:rPr>
            </w:pPr>
            <w:r w:rsidRPr="006C2A02">
              <w:rPr>
                <w:b/>
              </w:rPr>
              <w:t>Participants</w:t>
            </w:r>
          </w:p>
        </w:tc>
        <w:tc>
          <w:tcPr>
            <w:tcW w:w="4534" w:type="dxa"/>
          </w:tcPr>
          <w:p w14:paraId="126BF213" w14:textId="77777777" w:rsidR="00EC000A" w:rsidRPr="006C2A02" w:rsidRDefault="00EC000A" w:rsidP="002A7416">
            <w:pPr>
              <w:rPr>
                <w:b/>
              </w:rPr>
            </w:pPr>
            <w:r w:rsidRPr="006C2A02">
              <w:rPr>
                <w:b/>
              </w:rPr>
              <w:t>Discussion Points</w:t>
            </w:r>
          </w:p>
        </w:tc>
      </w:tr>
      <w:tr w:rsidR="00EC000A" w:rsidRPr="006C2A02" w14:paraId="5C05E429" w14:textId="77777777" w:rsidTr="002A7416">
        <w:tc>
          <w:tcPr>
            <w:tcW w:w="9016" w:type="dxa"/>
            <w:gridSpan w:val="4"/>
          </w:tcPr>
          <w:p w14:paraId="75C32F98" w14:textId="77777777" w:rsidR="00EC000A" w:rsidRPr="006C2A02" w:rsidRDefault="00EC000A" w:rsidP="002A7416">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7416">
            <w:r>
              <w:t>Free</w:t>
            </w:r>
          </w:p>
        </w:tc>
        <w:tc>
          <w:tcPr>
            <w:tcW w:w="2117" w:type="dxa"/>
          </w:tcPr>
          <w:p w14:paraId="7B076D53" w14:textId="79F1ED8F" w:rsidR="00EC000A" w:rsidRPr="006C2A02" w:rsidRDefault="000C6A24" w:rsidP="002A7416">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7416">
            <w:r>
              <w:t>Team</w:t>
            </w:r>
          </w:p>
        </w:tc>
        <w:tc>
          <w:tcPr>
            <w:tcW w:w="4534" w:type="dxa"/>
          </w:tcPr>
          <w:p w14:paraId="53294CA0" w14:textId="447ABC25" w:rsidR="00EC000A" w:rsidRPr="006C2A02" w:rsidRDefault="000C6A24" w:rsidP="002A7416">
            <w:pPr>
              <w:pStyle w:val="Lijstalinea"/>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jstalinea"/>
              <w:numPr>
                <w:ilvl w:val="0"/>
                <w:numId w:val="25"/>
              </w:numPr>
              <w:ind w:left="346"/>
            </w:pPr>
            <w:r w:rsidRPr="006C2A02">
              <w:t>Introduction</w:t>
            </w:r>
          </w:p>
          <w:p w14:paraId="273BC77B" w14:textId="77777777" w:rsidR="000C6A24" w:rsidRPr="006C2A02" w:rsidRDefault="000C6A24" w:rsidP="000C6A24">
            <w:pPr>
              <w:pStyle w:val="Lijstalinea"/>
              <w:numPr>
                <w:ilvl w:val="0"/>
                <w:numId w:val="25"/>
              </w:numPr>
              <w:ind w:left="346"/>
            </w:pPr>
            <w:r w:rsidRPr="006C2A02">
              <w:t>Present logo and event idea</w:t>
            </w:r>
          </w:p>
          <w:p w14:paraId="3B607900" w14:textId="77777777" w:rsidR="000C6A24" w:rsidRPr="006C2A02" w:rsidRDefault="000C6A24" w:rsidP="000C6A24">
            <w:pPr>
              <w:pStyle w:val="Lijstalinea"/>
              <w:numPr>
                <w:ilvl w:val="0"/>
                <w:numId w:val="25"/>
              </w:numPr>
              <w:ind w:left="346"/>
            </w:pPr>
            <w:r w:rsidRPr="006C2A02">
              <w:t>Ask advice for first draft of project plan</w:t>
            </w:r>
          </w:p>
          <w:p w14:paraId="11AA1DEE" w14:textId="7F0EBB21" w:rsidR="000C6A24" w:rsidRPr="006C2A02" w:rsidRDefault="000C6A24" w:rsidP="000C6A24">
            <w:pPr>
              <w:pStyle w:val="Lijstalinea"/>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jstalinea"/>
              <w:numPr>
                <w:ilvl w:val="0"/>
                <w:numId w:val="26"/>
              </w:numPr>
              <w:ind w:left="346"/>
            </w:pPr>
            <w:r w:rsidRPr="006C2A02">
              <w:t>Present revised project plan</w:t>
            </w:r>
          </w:p>
          <w:p w14:paraId="1D64507E" w14:textId="77777777" w:rsidR="000C6A24" w:rsidRPr="006C2A02" w:rsidRDefault="000C6A24" w:rsidP="000C6A24">
            <w:pPr>
              <w:pStyle w:val="Lijstalinea"/>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jstalinea"/>
              <w:numPr>
                <w:ilvl w:val="0"/>
                <w:numId w:val="33"/>
              </w:numPr>
              <w:ind w:left="361"/>
            </w:pPr>
            <w:r>
              <w:t>Prepare setup document</w:t>
            </w:r>
          </w:p>
          <w:p w14:paraId="30A9F841" w14:textId="1288DFB9" w:rsidR="0047794A" w:rsidRPr="006C2A02" w:rsidRDefault="0047794A" w:rsidP="006B6E85">
            <w:pPr>
              <w:pStyle w:val="Lijstalinea"/>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jstalinea"/>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jstalinea"/>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jstalinea"/>
              <w:numPr>
                <w:ilvl w:val="0"/>
                <w:numId w:val="28"/>
              </w:numPr>
              <w:ind w:left="346"/>
            </w:pPr>
            <w:r w:rsidRPr="006C2A02">
              <w:t>Update status: setup document</w:t>
            </w:r>
          </w:p>
          <w:p w14:paraId="7978FF71" w14:textId="77777777" w:rsidR="000C6A24" w:rsidRPr="006C2A02" w:rsidRDefault="000C6A24" w:rsidP="000C6A24">
            <w:pPr>
              <w:pStyle w:val="Lijstalinea"/>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jstalinea"/>
              <w:numPr>
                <w:ilvl w:val="0"/>
                <w:numId w:val="29"/>
              </w:numPr>
              <w:ind w:left="346"/>
            </w:pPr>
            <w:r w:rsidRPr="006C2A02">
              <w:t>Finalize deliverable for block 1</w:t>
            </w:r>
          </w:p>
          <w:p w14:paraId="3EBA540B" w14:textId="77777777" w:rsidR="000C6A24" w:rsidRPr="006C2A02" w:rsidRDefault="000C6A24" w:rsidP="000C6A24">
            <w:pPr>
              <w:pStyle w:val="Lijstalinea"/>
              <w:numPr>
                <w:ilvl w:val="0"/>
                <w:numId w:val="29"/>
              </w:numPr>
              <w:ind w:left="346"/>
            </w:pPr>
            <w:r w:rsidRPr="006C2A02">
              <w:t>Get feedback from client</w:t>
            </w:r>
          </w:p>
          <w:p w14:paraId="0D36FEF8" w14:textId="77777777" w:rsidR="000C6A24" w:rsidRPr="006C2A02" w:rsidRDefault="000C6A24" w:rsidP="000C6A24">
            <w:pPr>
              <w:pStyle w:val="Lijstalinea"/>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7416">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jstalinea"/>
              <w:numPr>
                <w:ilvl w:val="0"/>
                <w:numId w:val="30"/>
              </w:numPr>
              <w:ind w:left="346"/>
            </w:pPr>
            <w:r w:rsidRPr="006C2A02">
              <w:t>Present prototype of applications, website, and database</w:t>
            </w:r>
          </w:p>
          <w:p w14:paraId="5DFD4D14" w14:textId="56123BCD" w:rsidR="002D42C5" w:rsidRPr="006C2A02" w:rsidRDefault="002D42C5" w:rsidP="002D42C5">
            <w:pPr>
              <w:pStyle w:val="Lijstalinea"/>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jstalinea"/>
              <w:numPr>
                <w:ilvl w:val="0"/>
                <w:numId w:val="31"/>
              </w:numPr>
              <w:ind w:left="346"/>
            </w:pPr>
            <w:r w:rsidRPr="006C2A02">
              <w:t>Present unofficial deliverables to mentor</w:t>
            </w:r>
          </w:p>
          <w:p w14:paraId="33FD19A2" w14:textId="77777777" w:rsidR="002D42C5" w:rsidRPr="006C2A02" w:rsidRDefault="002D42C5" w:rsidP="002D42C5">
            <w:pPr>
              <w:pStyle w:val="Lijstalinea"/>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7416">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Kop2"/>
      </w:pPr>
    </w:p>
    <w:p w14:paraId="1E7D49D8" w14:textId="77777777" w:rsidR="00BF77DA" w:rsidRDefault="00BF77DA">
      <w:pPr>
        <w:rPr>
          <w:rFonts w:eastAsiaTheme="majorEastAsia"/>
          <w:color w:val="990000"/>
          <w:sz w:val="28"/>
          <w:szCs w:val="28"/>
        </w:rPr>
      </w:pPr>
      <w:bookmarkStart w:id="161" w:name="_Toc507493949"/>
      <w:r>
        <w:br w:type="page"/>
      </w:r>
    </w:p>
    <w:p w14:paraId="635329C5" w14:textId="5ED14CD4" w:rsidR="006739E2" w:rsidRPr="006C2A02" w:rsidRDefault="006739E2" w:rsidP="005A65E0">
      <w:pPr>
        <w:pStyle w:val="Kop2"/>
      </w:pPr>
      <w:bookmarkStart w:id="162" w:name="_Toc508106397"/>
      <w:r w:rsidRPr="006C2A02">
        <w:lastRenderedPageBreak/>
        <w:t>Methods of Communication</w:t>
      </w:r>
      <w:bookmarkEnd w:id="161"/>
      <w:bookmarkEnd w:id="162"/>
    </w:p>
    <w:p w14:paraId="30964D21" w14:textId="535B9DC2" w:rsidR="00873E50" w:rsidRPr="006C2A02" w:rsidRDefault="000C466A" w:rsidP="009664F8">
      <w:r w:rsidRPr="006C2A02">
        <w:t>There will be status report</w:t>
      </w:r>
      <w:r w:rsidR="00894912">
        <w:t>, every 2 weeks,</w:t>
      </w:r>
      <w:r w:rsidRPr="006C2A02">
        <w:t xml:space="preserve">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jstalinea"/>
        <w:numPr>
          <w:ilvl w:val="0"/>
          <w:numId w:val="3"/>
        </w:numPr>
      </w:pPr>
      <w:r w:rsidRPr="006C2A02">
        <w:t>Summary of tasks completed between the last report and current report date.</w:t>
      </w:r>
    </w:p>
    <w:p w14:paraId="605C6E8B" w14:textId="2C88F199" w:rsidR="002123B1" w:rsidRPr="006C2A02" w:rsidRDefault="001A7215" w:rsidP="000749E8">
      <w:pPr>
        <w:pStyle w:val="Lijstalinea"/>
        <w:numPr>
          <w:ilvl w:val="0"/>
          <w:numId w:val="3"/>
        </w:numPr>
      </w:pPr>
      <w:r w:rsidRPr="006C2A02">
        <w:t>Summary of tasks and goals completed during the 2 weeks.</w:t>
      </w:r>
    </w:p>
    <w:p w14:paraId="222CCAA2" w14:textId="27FBAD43" w:rsidR="002123B1" w:rsidRPr="006C2A02" w:rsidRDefault="002123B1" w:rsidP="002123B1">
      <w:pPr>
        <w:pStyle w:val="Lijstalinea"/>
        <w:numPr>
          <w:ilvl w:val="0"/>
          <w:numId w:val="3"/>
        </w:numPr>
      </w:pPr>
      <w:r w:rsidRPr="006C2A02">
        <w:t>Summary of issues that were encountered and resolved during the 2 weeks.</w:t>
      </w:r>
    </w:p>
    <w:p w14:paraId="7D32A5F3" w14:textId="314D44BC" w:rsidR="002D315C" w:rsidRPr="006C2A02" w:rsidRDefault="002D315C" w:rsidP="002123B1">
      <w:pPr>
        <w:pStyle w:val="Lijstalinea"/>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8"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Kop2"/>
      </w:pPr>
      <w:bookmarkStart w:id="163" w:name="_Contact_Details"/>
      <w:bookmarkStart w:id="164" w:name="_Toc508106398"/>
      <w:bookmarkEnd w:id="163"/>
      <w:r>
        <w:t>Contact Details</w:t>
      </w:r>
      <w:bookmarkEnd w:id="164"/>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9"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584ED4" w:rsidP="008C1B2D">
            <w:hyperlink r:id="rId20" w:history="1">
              <w:r w:rsidR="00C62CFD" w:rsidRPr="001A35DD">
                <w:rPr>
                  <w:rStyle w:val="Hyperlink"/>
                </w:rPr>
                <w:t>t.dasilvasantos@student.fontys.nl</w:t>
              </w:r>
            </w:hyperlink>
          </w:p>
        </w:tc>
      </w:tr>
    </w:tbl>
    <w:p w14:paraId="1034D647" w14:textId="5424A1C0" w:rsidR="00C73E6F" w:rsidRPr="00B65638" w:rsidRDefault="00931802" w:rsidP="00931802">
      <w:pPr>
        <w:pStyle w:val="Kop1"/>
        <w:rPr>
          <w:lang w:val="fr-FR"/>
        </w:rPr>
      </w:pPr>
      <w:bookmarkStart w:id="165" w:name="_Toc508106399"/>
      <w:r w:rsidRPr="00B65638">
        <w:rPr>
          <w:lang w:val="fr-FR"/>
        </w:rPr>
        <w:t>Assumptions</w:t>
      </w:r>
      <w:bookmarkEnd w:id="165"/>
    </w:p>
    <w:p w14:paraId="24011ABE" w14:textId="77777777" w:rsidR="00032D90" w:rsidRDefault="00AA3CCF" w:rsidP="00032D90">
      <w:pPr>
        <w:pStyle w:val="Lijstalinea"/>
        <w:numPr>
          <w:ilvl w:val="0"/>
          <w:numId w:val="32"/>
        </w:numPr>
      </w:pPr>
      <w:r>
        <w:t xml:space="preserve">Eloniah is a software solutions company that </w:t>
      </w:r>
      <w:r w:rsidR="00BC5E65">
        <w:t>has been in existence for over 5 years.</w:t>
      </w:r>
    </w:p>
    <w:p w14:paraId="478071F8" w14:textId="355C1D5A" w:rsidR="00032D90" w:rsidRDefault="00931802" w:rsidP="00032D90">
      <w:pPr>
        <w:pStyle w:val="Lijstalinea"/>
        <w:numPr>
          <w:ilvl w:val="0"/>
          <w:numId w:val="32"/>
        </w:numPr>
      </w:pPr>
      <w:r>
        <w:t>The source code is copyright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jstalinea"/>
        <w:numPr>
          <w:ilvl w:val="0"/>
          <w:numId w:val="32"/>
        </w:numPr>
      </w:pPr>
      <w:r>
        <w:t xml:space="preserve">The budget plan is </w:t>
      </w:r>
      <w:r w:rsidR="00032D90">
        <w:t>accurate.</w:t>
      </w:r>
    </w:p>
    <w:p w14:paraId="454553A9" w14:textId="016D1D91" w:rsidR="00D81E9F" w:rsidRDefault="00D81E9F" w:rsidP="00032D90">
      <w:pPr>
        <w:pStyle w:val="Lijstalinea"/>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Kop1"/>
      </w:pPr>
      <w:bookmarkStart w:id="166" w:name="_Toc508106400"/>
      <w:r w:rsidRPr="006C2A02">
        <w:lastRenderedPageBreak/>
        <w:t>Appendices</w:t>
      </w:r>
      <w:bookmarkEnd w:id="166"/>
    </w:p>
    <w:p w14:paraId="0F181D16" w14:textId="77777777" w:rsidR="008C1B2D" w:rsidRPr="008C1B2D" w:rsidRDefault="008C1B2D" w:rsidP="008C1B2D"/>
    <w:p w14:paraId="647D2A86" w14:textId="77777777" w:rsidR="008C1B2D" w:rsidRPr="006C2A02" w:rsidRDefault="008C1B2D" w:rsidP="008C1B2D">
      <w:pPr>
        <w:pStyle w:val="Kop2"/>
      </w:pPr>
      <w:bookmarkStart w:id="167" w:name="_Appendix_A:_LARP"/>
      <w:bookmarkStart w:id="168" w:name="_Toc507493954"/>
      <w:bookmarkStart w:id="169" w:name="_Toc508106401"/>
      <w:bookmarkStart w:id="170" w:name="_Toc507493951"/>
      <w:bookmarkEnd w:id="167"/>
      <w:r w:rsidRPr="006C2A02">
        <w:t xml:space="preserve">Appendix </w:t>
      </w:r>
      <w:r>
        <w:t>A</w:t>
      </w:r>
      <w:r w:rsidRPr="006C2A02">
        <w:t>: LARP Definition - Wikipedia</w:t>
      </w:r>
      <w:bookmarkEnd w:id="168"/>
      <w:bookmarkEnd w:id="169"/>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21" w:history="1">
        <w:r w:rsidRPr="006C2A02">
          <w:rPr>
            <w:rStyle w:val="Hyperlink"/>
          </w:rPr>
          <w:t>https://en.wikipedia.org/wiki/Live_action_role-playing_game</w:t>
        </w:r>
      </w:hyperlink>
      <w:r w:rsidRPr="006C2A02">
        <w:t>&gt;</w:t>
      </w:r>
    </w:p>
    <w:p w14:paraId="42D5F833" w14:textId="77777777" w:rsidR="008C1B2D" w:rsidRDefault="008C1B2D" w:rsidP="005A65E0">
      <w:pPr>
        <w:pStyle w:val="Kop2"/>
      </w:pPr>
    </w:p>
    <w:p w14:paraId="738E2137" w14:textId="01DF5379" w:rsidR="00954734" w:rsidRPr="006C2A02" w:rsidRDefault="00954734" w:rsidP="005A65E0">
      <w:pPr>
        <w:pStyle w:val="Kop2"/>
      </w:pPr>
      <w:bookmarkStart w:id="171" w:name="_Appendix_B:_Map"/>
      <w:bookmarkStart w:id="172" w:name="_Toc508106402"/>
      <w:bookmarkEnd w:id="171"/>
      <w:r w:rsidRPr="006C2A02">
        <w:t xml:space="preserve">Appendix </w:t>
      </w:r>
      <w:r w:rsidR="008C1B2D">
        <w:t>B</w:t>
      </w:r>
      <w:r w:rsidRPr="006C2A02">
        <w:t>: Map of Camping Area</w:t>
      </w:r>
      <w:bookmarkEnd w:id="170"/>
      <w:bookmarkEnd w:id="172"/>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Kop2"/>
      </w:pPr>
    </w:p>
    <w:p w14:paraId="662BE2CD" w14:textId="69656C4A" w:rsidR="00954734" w:rsidRPr="006C2A02" w:rsidRDefault="00954734" w:rsidP="005A65E0">
      <w:pPr>
        <w:pStyle w:val="Kop2"/>
      </w:pPr>
      <w:bookmarkStart w:id="173" w:name="_Appendix_C:_ATM"/>
      <w:bookmarkStart w:id="174" w:name="_Toc507493952"/>
      <w:bookmarkStart w:id="175" w:name="_Toc508106403"/>
      <w:bookmarkEnd w:id="173"/>
      <w:r w:rsidRPr="006C2A02">
        <w:t xml:space="preserve">Appendix </w:t>
      </w:r>
      <w:r w:rsidR="008C1B2D">
        <w:t>C</w:t>
      </w:r>
      <w:r w:rsidRPr="006C2A02">
        <w:t>: ATM Log</w:t>
      </w:r>
      <w:bookmarkEnd w:id="174"/>
      <w:bookmarkEnd w:id="175"/>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rald Hilderink" w:date="2018-03-20T09:22:00Z" w:initials="GH">
    <w:p w14:paraId="4F303130" w14:textId="77777777" w:rsidR="002A7416" w:rsidRDefault="002A7416" w:rsidP="002A7416">
      <w:pPr>
        <w:pStyle w:val="Tekstopmerking"/>
        <w:numPr>
          <w:ilvl w:val="0"/>
          <w:numId w:val="36"/>
        </w:numPr>
      </w:pPr>
      <w:r>
        <w:rPr>
          <w:rStyle w:val="Verwijzingopmerking"/>
        </w:rPr>
        <w:annotationRef/>
      </w:r>
      <w:r>
        <w:t>Nice front page</w:t>
      </w:r>
    </w:p>
    <w:p w14:paraId="77451848" w14:textId="54330424" w:rsidR="002A7416" w:rsidRDefault="002A7416" w:rsidP="002A7416">
      <w:pPr>
        <w:pStyle w:val="Tekstopmerking"/>
        <w:numPr>
          <w:ilvl w:val="0"/>
          <w:numId w:val="36"/>
        </w:numPr>
      </w:pPr>
      <w:r>
        <w:t>Version History is before TOC, and therefore should not be part of TOC</w:t>
      </w:r>
    </w:p>
    <w:p w14:paraId="4432B431" w14:textId="7F433AD3" w:rsidR="009732E5" w:rsidRDefault="009732E5" w:rsidP="009732E5">
      <w:pPr>
        <w:pStyle w:val="Tekstopmerking"/>
      </w:pPr>
      <w:r>
        <w:t>test</w:t>
      </w:r>
      <w:bookmarkStart w:id="1" w:name="_GoBack"/>
      <w:bookmarkEnd w:id="1"/>
    </w:p>
  </w:comment>
  <w:comment w:id="10" w:author="Gerald Hilderink" w:date="2018-03-20T09:26:00Z" w:initials="GH">
    <w:p w14:paraId="73BA301C" w14:textId="6AB5F7CE" w:rsidR="002A7416" w:rsidRDefault="002A7416">
      <w:pPr>
        <w:pStyle w:val="Tekstopmerking"/>
      </w:pPr>
      <w:r>
        <w:rPr>
          <w:rStyle w:val="Verwijzingopmerking"/>
        </w:rPr>
        <w:annotationRef/>
      </w:r>
      <w:r>
        <w:t xml:space="preserve">Perhaps say something about how the solution improves the event first. Then…the solution aims at … </w:t>
      </w:r>
    </w:p>
  </w:comment>
  <w:comment w:id="11" w:author="Gerald Hilderink" w:date="2018-03-20T09:29:00Z" w:initials="GH">
    <w:p w14:paraId="34418070" w14:textId="77777777" w:rsidR="002A7416" w:rsidRDefault="002A7416">
      <w:pPr>
        <w:pStyle w:val="Tekstopmerking"/>
      </w:pPr>
      <w:r>
        <w:rPr>
          <w:rStyle w:val="Verwijzingopmerking"/>
        </w:rPr>
        <w:annotationRef/>
      </w:r>
      <w:r>
        <w:t>What is LARP?</w:t>
      </w:r>
    </w:p>
    <w:p w14:paraId="61F088BA" w14:textId="1DA63D2B" w:rsidR="002A7416" w:rsidRDefault="002A7416">
      <w:pPr>
        <w:pStyle w:val="Tekstopmerking"/>
      </w:pPr>
      <w:r>
        <w:t>Is the solution only a useful for this kind of event, or also other events?</w:t>
      </w:r>
    </w:p>
  </w:comment>
  <w:comment w:id="13" w:author="Gerald Hilderink" w:date="2018-03-20T09:31:00Z" w:initials="GH">
    <w:p w14:paraId="0D854DA7" w14:textId="4D710BE4" w:rsidR="002A7416" w:rsidRDefault="002A7416">
      <w:pPr>
        <w:pStyle w:val="Tekstopmerking"/>
      </w:pPr>
      <w:r>
        <w:rPr>
          <w:rStyle w:val="Verwijzingopmerking"/>
        </w:rPr>
        <w:annotationRef/>
      </w:r>
      <w:r>
        <w:t>I assume many events and perhaps many different types of events, right?</w:t>
      </w:r>
    </w:p>
  </w:comment>
  <w:comment w:id="19" w:author="Gerald Hilderink" w:date="2018-03-20T09:32:00Z" w:initials="GH">
    <w:p w14:paraId="0A4E0763" w14:textId="3FD2C511" w:rsidR="00AE245C" w:rsidRDefault="00AE245C">
      <w:pPr>
        <w:pStyle w:val="Tekstopmerking"/>
      </w:pPr>
      <w:r>
        <w:rPr>
          <w:rStyle w:val="Verwijzingopmerking"/>
        </w:rPr>
        <w:annotationRef/>
      </w:r>
      <w:r>
        <w:t>Name the main benefits for the client.</w:t>
      </w:r>
    </w:p>
  </w:comment>
  <w:comment w:id="30" w:author="Gerald Hilderink" w:date="2018-03-20T09:35:00Z" w:initials="GH">
    <w:p w14:paraId="3CB0E85D" w14:textId="6D0C02CA" w:rsidR="00AE245C" w:rsidRDefault="00AE245C">
      <w:pPr>
        <w:pStyle w:val="Tekstopmerking"/>
      </w:pPr>
      <w:r>
        <w:rPr>
          <w:rStyle w:val="Verwijzingopmerking"/>
        </w:rPr>
        <w:annotationRef/>
      </w:r>
      <w:r>
        <w:t>This will be a milestone. How to you plan the project to fulfil the milestone? There needs to be lots of testing, right?</w:t>
      </w:r>
    </w:p>
  </w:comment>
  <w:comment w:id="39" w:author="Gerald Hilderink" w:date="2018-03-20T09:40:00Z" w:initials="GH">
    <w:p w14:paraId="6FD2CB30" w14:textId="687BB284" w:rsidR="00AE245C" w:rsidRDefault="00AE245C">
      <w:pPr>
        <w:pStyle w:val="Tekstopmerking"/>
      </w:pPr>
      <w:r>
        <w:rPr>
          <w:rStyle w:val="Verwijzingopmerking"/>
        </w:rPr>
        <w:annotationRef/>
      </w:r>
      <w:r>
        <w:t xml:space="preserve">This is hard to read. I would say something like “..for </w:t>
      </w:r>
      <w:r w:rsidR="002B2280">
        <w:t xml:space="preserve">booking online </w:t>
      </w:r>
      <w:r>
        <w:t xml:space="preserve">the price </w:t>
      </w:r>
      <w:r w:rsidR="002B2280">
        <w:t>is</w:t>
      </w:r>
      <w:r>
        <w:t xml:space="preserve"> €20 </w:t>
      </w:r>
      <w:r w:rsidR="002B2280">
        <w:t>per person (max 6 persons) an €10 for reservation.</w:t>
      </w:r>
      <w:r>
        <w:t>”</w:t>
      </w:r>
      <w:r w:rsidR="002B2280">
        <w:t xml:space="preserve"> Booking a camping spot at the entrance charges addition €10.”</w:t>
      </w:r>
    </w:p>
  </w:comment>
  <w:comment w:id="40" w:author="Gerald Hilderink" w:date="2018-03-20T09:45:00Z" w:initials="GH">
    <w:p w14:paraId="6C7C4E7D" w14:textId="6DA7DEF4" w:rsidR="002B2280" w:rsidRDefault="002B2280">
      <w:pPr>
        <w:pStyle w:val="Tekstopmerking"/>
      </w:pPr>
      <w:r>
        <w:rPr>
          <w:rStyle w:val="Verwijzingopmerking"/>
        </w:rPr>
        <w:annotationRef/>
      </w:r>
      <w:r>
        <w:t xml:space="preserve">Is this really necessary? What account information? Is a copy of the ticket enough? What about data privacy laws? </w:t>
      </w:r>
    </w:p>
  </w:comment>
  <w:comment w:id="41" w:author="Gerald Hilderink" w:date="2018-03-20T09:48:00Z" w:initials="GH">
    <w:p w14:paraId="5C2136D7" w14:textId="50ACA841" w:rsidR="002B2280" w:rsidRDefault="002B2280">
      <w:pPr>
        <w:pStyle w:val="Tekstopmerking"/>
      </w:pPr>
      <w:r>
        <w:rPr>
          <w:rStyle w:val="Verwijzingopmerking"/>
        </w:rPr>
        <w:annotationRef/>
      </w:r>
      <w:r>
        <w:t>After the event? The ATM machines are gone by then.</w:t>
      </w:r>
    </w:p>
  </w:comment>
  <w:comment w:id="42" w:author="Gerald Hilderink" w:date="2018-03-20T09:49:00Z" w:initials="GH">
    <w:p w14:paraId="0ABFB5A2" w14:textId="18D9A6AA" w:rsidR="002B2280" w:rsidRDefault="002B2280">
      <w:pPr>
        <w:pStyle w:val="Tekstopmerking"/>
      </w:pPr>
      <w:r>
        <w:rPr>
          <w:rStyle w:val="Verwijzingopmerking"/>
        </w:rPr>
        <w:annotationRef/>
      </w:r>
      <w:r>
        <w:t xml:space="preserve">Do we need a medical doctor? </w:t>
      </w:r>
      <w:r>
        <w:rPr>
          <w:rFonts w:ascii="Segoe UI Emoji" w:eastAsia="Segoe UI Emoji" w:hAnsi="Segoe UI Emoji" w:cs="Segoe UI Emoji"/>
        </w:rPr>
        <w:t>😊</w:t>
      </w:r>
    </w:p>
  </w:comment>
  <w:comment w:id="43" w:author="Gerald Hilderink" w:date="2018-03-20T09:50:00Z" w:initials="GH">
    <w:p w14:paraId="7C836FF5" w14:textId="772250FD" w:rsidR="002B2280" w:rsidRDefault="002B2280">
      <w:pPr>
        <w:pStyle w:val="Tekstopmerking"/>
      </w:pPr>
      <w:r>
        <w:rPr>
          <w:rStyle w:val="Verwijzingopmerking"/>
        </w:rPr>
        <w:annotationRef/>
      </w:r>
      <w:r>
        <w:t xml:space="preserve">Is this allowed by the insurance company? </w:t>
      </w:r>
      <w:r>
        <w:rPr>
          <w:rFonts w:ascii="Segoe UI Emoji" w:eastAsia="Segoe UI Emoji" w:hAnsi="Segoe UI Emoji" w:cs="Segoe UI Emoji"/>
        </w:rPr>
        <w:t>😊</w:t>
      </w:r>
    </w:p>
  </w:comment>
  <w:comment w:id="48" w:author="Gerald Hilderink" w:date="2018-03-20T09:54:00Z" w:initials="GH">
    <w:p w14:paraId="44C76110" w14:textId="6B41885F" w:rsidR="003F2B96" w:rsidRDefault="003F2B96">
      <w:pPr>
        <w:pStyle w:val="Tekstopmerking"/>
      </w:pPr>
      <w:r>
        <w:rPr>
          <w:rStyle w:val="Verwijzingopmerking"/>
        </w:rPr>
        <w:annotationRef/>
      </w:r>
      <w:r>
        <w:t>In what way are the funds on the account and camping spot related? Should the camping spot be paid in advance? Does the camping spot require a separate ticket?</w:t>
      </w:r>
    </w:p>
  </w:comment>
  <w:comment w:id="49" w:author="Gerald Hilderink" w:date="2018-03-20T09:57:00Z" w:initials="GH">
    <w:p w14:paraId="74867061" w14:textId="208B0890" w:rsidR="003F2B96" w:rsidRDefault="003F2B96">
      <w:pPr>
        <w:pStyle w:val="Tekstopmerking"/>
      </w:pPr>
      <w:r>
        <w:rPr>
          <w:rStyle w:val="Verwijzingopmerking"/>
        </w:rPr>
        <w:annotationRef/>
      </w:r>
      <w:r>
        <w:t>RFID card/band? It’s more or less the same as account, but what is more clear?</w:t>
      </w:r>
    </w:p>
  </w:comment>
  <w:comment w:id="52" w:author="Gerald Hilderink" w:date="2018-03-20T10:00:00Z" w:initials="GH">
    <w:p w14:paraId="39E09D24" w14:textId="0B54D60F" w:rsidR="003F2B96" w:rsidRDefault="003F2B96">
      <w:pPr>
        <w:pStyle w:val="Tekstopmerking"/>
      </w:pPr>
      <w:r>
        <w:rPr>
          <w:rStyle w:val="Verwijzingopmerking"/>
        </w:rPr>
        <w:annotationRef/>
      </w:r>
      <w:r>
        <w:t>Nice text. I would expect something like this also at the introduction. It would address the need for the solution for the client.</w:t>
      </w:r>
    </w:p>
  </w:comment>
  <w:comment w:id="68" w:author="Gerald Hilderink" w:date="2018-03-20T10:06:00Z" w:initials="GH">
    <w:p w14:paraId="554D863B" w14:textId="5FB55CDF" w:rsidR="003B2482" w:rsidRDefault="003B2482">
      <w:pPr>
        <w:pStyle w:val="Tekstopmerking"/>
      </w:pPr>
      <w:r>
        <w:rPr>
          <w:rStyle w:val="Verwijzingopmerking"/>
        </w:rPr>
        <w:annotationRef/>
      </w:r>
      <w:r>
        <w:t>What is the idea behind this?</w:t>
      </w:r>
    </w:p>
  </w:comment>
  <w:comment w:id="69" w:author="Gerald Hilderink" w:date="2018-03-20T10:06:00Z" w:initials="GH">
    <w:p w14:paraId="4BB8BE0A" w14:textId="0D38B904" w:rsidR="003B2482" w:rsidRDefault="003B2482">
      <w:pPr>
        <w:pStyle w:val="Tekstopmerking"/>
      </w:pPr>
      <w:r>
        <w:rPr>
          <w:rStyle w:val="Verwijzingopmerking"/>
        </w:rPr>
        <w:annotationRef/>
      </w:r>
      <w:r>
        <w:t>…real-time and easy?</w:t>
      </w:r>
    </w:p>
  </w:comment>
  <w:comment w:id="70" w:author="Gerald Hilderink" w:date="2018-03-20T10:07:00Z" w:initials="GH">
    <w:p w14:paraId="541E981B" w14:textId="13AAFCF1" w:rsidR="003B2482" w:rsidRDefault="003B2482">
      <w:pPr>
        <w:pStyle w:val="Tekstopmerking"/>
      </w:pPr>
      <w:r>
        <w:rPr>
          <w:rStyle w:val="Verwijzingopmerking"/>
        </w:rPr>
        <w:annotationRef/>
      </w:r>
      <w:r>
        <w:t>What is the idea behind this?</w:t>
      </w:r>
    </w:p>
  </w:comment>
  <w:comment w:id="71" w:author="Gerald Hilderink" w:date="2018-03-20T10:07:00Z" w:initials="GH">
    <w:p w14:paraId="21B66CD7" w14:textId="47260758" w:rsidR="003B2482" w:rsidRDefault="003B2482">
      <w:pPr>
        <w:pStyle w:val="Tekstopmerking"/>
      </w:pPr>
      <w:r>
        <w:rPr>
          <w:rStyle w:val="Verwijzingopmerking"/>
        </w:rPr>
        <w:annotationRef/>
      </w:r>
      <w:r>
        <w:t>Everything? What is the difference with the other monitoring?</w:t>
      </w:r>
    </w:p>
  </w:comment>
  <w:comment w:id="72" w:author="Gerald Hilderink" w:date="2018-03-20T10:08:00Z" w:initials="GH">
    <w:p w14:paraId="18F4909D" w14:textId="06F56873" w:rsidR="003B2482" w:rsidRDefault="003B2482">
      <w:pPr>
        <w:pStyle w:val="Tekstopmerking"/>
      </w:pPr>
      <w:r>
        <w:rPr>
          <w:rStyle w:val="Verwijzingopmerking"/>
        </w:rPr>
        <w:annotationRef/>
      </w:r>
      <w:r>
        <w:t>If this is a goal than it needs a bullet.</w:t>
      </w:r>
    </w:p>
  </w:comment>
  <w:comment w:id="79" w:author="Gerald Hilderink" w:date="2018-03-20T10:16:00Z" w:initials="GH">
    <w:p w14:paraId="721E6002" w14:textId="0830D7FD" w:rsidR="001D2FB2" w:rsidRDefault="001D2FB2">
      <w:pPr>
        <w:pStyle w:val="Tekstopmerking"/>
      </w:pPr>
      <w:r>
        <w:rPr>
          <w:rStyle w:val="Verwijzingopmerking"/>
        </w:rPr>
        <w:annotationRef/>
      </w:r>
      <w:r>
        <w:t>When do the visitors get the RFID card/band?</w:t>
      </w:r>
    </w:p>
  </w:comment>
  <w:comment w:id="78" w:author="Gerald Hilderink" w:date="2018-03-20T10:11:00Z" w:initials="GH">
    <w:p w14:paraId="01EB52FF" w14:textId="0EE58A3E" w:rsidR="001D2FB2" w:rsidRDefault="001D2FB2">
      <w:pPr>
        <w:pStyle w:val="Tekstopmerking"/>
      </w:pPr>
      <w:r>
        <w:rPr>
          <w:rStyle w:val="Verwijzingopmerking"/>
        </w:rPr>
        <w:annotationRef/>
      </w:r>
      <w:r>
        <w:t xml:space="preserve">I would assume that the ticket (QR), RFID card/band and the account are linked. </w:t>
      </w:r>
    </w:p>
  </w:comment>
  <w:comment w:id="80" w:author="Gerald Hilderink" w:date="2018-03-20T10:13:00Z" w:initials="GH">
    <w:p w14:paraId="16F51F7A" w14:textId="7555EE93" w:rsidR="001D2FB2" w:rsidRDefault="001D2FB2">
      <w:pPr>
        <w:pStyle w:val="Tekstopmerking"/>
      </w:pPr>
      <w:r>
        <w:rPr>
          <w:rStyle w:val="Verwijzingopmerking"/>
        </w:rPr>
        <w:annotationRef/>
      </w:r>
      <w:r>
        <w:t>Explain. In lane for the Cashier? This is different from the entrance lanes.</w:t>
      </w:r>
    </w:p>
  </w:comment>
  <w:comment w:id="81" w:author="Gerald Hilderink" w:date="2018-03-20T10:15:00Z" w:initials="GH">
    <w:p w14:paraId="7CAE61A7" w14:textId="0EDA91F7" w:rsidR="001D2FB2" w:rsidRDefault="001D2FB2">
      <w:pPr>
        <w:pStyle w:val="Tekstopmerking"/>
      </w:pPr>
      <w:r>
        <w:rPr>
          <w:rStyle w:val="Verwijzingopmerking"/>
        </w:rPr>
        <w:annotationRef/>
      </w:r>
      <w:r>
        <w:t>A new one?</w:t>
      </w:r>
    </w:p>
  </w:comment>
  <w:comment w:id="82" w:author="Gerald Hilderink" w:date="2018-03-20T10:17:00Z" w:initials="GH">
    <w:p w14:paraId="54DAAB7F" w14:textId="448B66B6" w:rsidR="001D2FB2" w:rsidRDefault="001D2FB2">
      <w:pPr>
        <w:pStyle w:val="Tekstopmerking"/>
      </w:pPr>
      <w:r>
        <w:rPr>
          <w:rStyle w:val="Verwijzingopmerking"/>
        </w:rPr>
        <w:annotationRef/>
      </w:r>
      <w:r>
        <w:t>Explain. When is the data removed? What data?</w:t>
      </w:r>
    </w:p>
  </w:comment>
  <w:comment w:id="88" w:author="Gerald Hilderink" w:date="2018-03-20T10:20:00Z" w:initials="GH">
    <w:p w14:paraId="34F3BE3D" w14:textId="6C197D13" w:rsidR="001D2FB2" w:rsidRDefault="001D2FB2">
      <w:pPr>
        <w:pStyle w:val="Tekstopmerking"/>
      </w:pPr>
      <w:r>
        <w:rPr>
          <w:rStyle w:val="Verwijzingopmerking"/>
        </w:rPr>
        <w:annotationRef/>
      </w:r>
      <w:r>
        <w:t>How do these related to statistics?</w:t>
      </w:r>
    </w:p>
  </w:comment>
  <w:comment w:id="83" w:author="Gerald Hilderink" w:date="2018-03-20T10:26:00Z" w:initials="GH">
    <w:p w14:paraId="2C442A88" w14:textId="56BC11A3" w:rsidR="004248DD" w:rsidRDefault="004248DD">
      <w:pPr>
        <w:pStyle w:val="Tekstopmerking"/>
      </w:pPr>
      <w:r>
        <w:rPr>
          <w:rStyle w:val="Verwijzingopmerking"/>
        </w:rPr>
        <w:annotationRef/>
      </w:r>
      <w:r>
        <w:t>Complicated text. Can you give a structure (bullets) of what is monitored. Describe briefly what the purpose is of the monitoring.</w:t>
      </w:r>
    </w:p>
  </w:comment>
  <w:comment w:id="92" w:author="Gerald Hilderink" w:date="2018-03-20T10:28:00Z" w:initials="GH">
    <w:p w14:paraId="323892FB" w14:textId="34D25494" w:rsidR="004162A9" w:rsidRDefault="004162A9">
      <w:pPr>
        <w:pStyle w:val="Tekstopmerking"/>
      </w:pPr>
      <w:r>
        <w:rPr>
          <w:rStyle w:val="Verwijzingopmerking"/>
        </w:rPr>
        <w:annotationRef/>
      </w:r>
      <w:r>
        <w:t>Cashier? Info center?</w:t>
      </w:r>
    </w:p>
  </w:comment>
  <w:comment w:id="93" w:author="Gerald Hilderink" w:date="2018-03-20T10:36:00Z" w:initials="GH">
    <w:p w14:paraId="66C21221" w14:textId="10252ED9" w:rsidR="00380880" w:rsidRDefault="00380880">
      <w:pPr>
        <w:pStyle w:val="Tekstopmerking"/>
      </w:pPr>
      <w:r>
        <w:rPr>
          <w:rStyle w:val="Verwijzingopmerking"/>
        </w:rPr>
        <w:annotationRef/>
      </w:r>
      <w:r>
        <w:t>Where is the test report? See Phasing.</w:t>
      </w:r>
    </w:p>
  </w:comment>
  <w:comment w:id="101" w:author="Gerald Hilderink" w:date="2018-03-20T10:31:00Z" w:initials="GH">
    <w:p w14:paraId="47F9A2B0" w14:textId="5D690CAE" w:rsidR="004162A9" w:rsidRDefault="004162A9">
      <w:pPr>
        <w:pStyle w:val="Tekstopmerking"/>
      </w:pPr>
      <w:r>
        <w:rPr>
          <w:rStyle w:val="Verwijzingopmerking"/>
        </w:rPr>
        <w:annotationRef/>
      </w:r>
      <w:r w:rsidR="00EF5C83">
        <w:t>Many of these define</w:t>
      </w:r>
      <w:r>
        <w:t xml:space="preserve"> the boundaries of the projec</w:t>
      </w:r>
      <w:r w:rsidR="00EF5C83">
        <w:t>t</w:t>
      </w:r>
      <w:r>
        <w:t>. Are these truly constraints</w:t>
      </w:r>
      <w:r w:rsidR="00EF5C83">
        <w:t xml:space="preserve"> that could impact the entire project</w:t>
      </w:r>
      <w:r>
        <w:t>?</w:t>
      </w:r>
    </w:p>
    <w:p w14:paraId="794981A6" w14:textId="77777777" w:rsidR="004162A9" w:rsidRDefault="004162A9">
      <w:pPr>
        <w:pStyle w:val="Tekstopmerking"/>
      </w:pPr>
    </w:p>
    <w:p w14:paraId="04037129" w14:textId="568BA529" w:rsidR="004162A9" w:rsidRDefault="004162A9">
      <w:pPr>
        <w:pStyle w:val="Tekstopmerking"/>
      </w:pPr>
      <w:r w:rsidRPr="004162A9">
        <w:t>https://resources.workfront.com/project-management-blog/the-6-project-constraints</w:t>
      </w:r>
    </w:p>
  </w:comment>
  <w:comment w:id="136" w:author="Gerald Hilderink" w:date="2018-03-20T10:34:00Z" w:initials="GH">
    <w:p w14:paraId="3D970C2C" w14:textId="5FCD18C1" w:rsidR="00380880" w:rsidRDefault="00380880">
      <w:pPr>
        <w:pStyle w:val="Tekstopmerking"/>
      </w:pPr>
      <w:r>
        <w:rPr>
          <w:rStyle w:val="Verwijzingopmerking"/>
        </w:rPr>
        <w:annotationRef/>
      </w:r>
      <w:r>
        <w:t xml:space="preserve">What are the risks that can cause the deadlines not to be met? </w:t>
      </w:r>
    </w:p>
  </w:comment>
  <w:comment w:id="140" w:author="Gerald Hilderink" w:date="2018-03-20T10:35:00Z" w:initials="GH">
    <w:p w14:paraId="5A3B96D4" w14:textId="756CB754" w:rsidR="00380880" w:rsidRDefault="00380880">
      <w:pPr>
        <w:pStyle w:val="Tekstopmerking"/>
      </w:pPr>
      <w:r>
        <w:rPr>
          <w:rStyle w:val="Verwijzingopmerking"/>
        </w:rPr>
        <w:annotationRef/>
      </w:r>
      <w:r>
        <w:t xml:space="preserve">Always HIGH </w:t>
      </w:r>
      <w:r>
        <w:rPr>
          <w:rFonts w:ascii="Segoe UI Emoji" w:eastAsia="Segoe UI Emoji" w:hAnsi="Segoe UI Emoji" w:cs="Segoe UI Emoji"/>
        </w:rPr>
        <w:t>😊</w:t>
      </w:r>
    </w:p>
  </w:comment>
  <w:comment w:id="142" w:author="Gerald Hilderink" w:date="2018-03-20T10:37:00Z" w:initials="GH">
    <w:p w14:paraId="7D82F01A" w14:textId="48D57C16" w:rsidR="00380880" w:rsidRDefault="00380880">
      <w:pPr>
        <w:pStyle w:val="Tekstopmerking"/>
      </w:pPr>
      <w:r>
        <w:rPr>
          <w:rStyle w:val="Verwijzingopmerking"/>
        </w:rPr>
        <w:annotationRef/>
      </w:r>
      <w:r>
        <w:t>Great overview!</w:t>
      </w:r>
    </w:p>
  </w:comment>
  <w:comment w:id="145" w:author="Gerald Hilderink" w:date="2018-03-20T10:38:00Z" w:initials="GH">
    <w:p w14:paraId="7DEB61C7" w14:textId="59C49B9B" w:rsidR="00380880" w:rsidRDefault="00380880">
      <w:pPr>
        <w:pStyle w:val="Tekstopmerking"/>
      </w:pPr>
      <w:r>
        <w:rPr>
          <w:rStyle w:val="Verwijzingopmerking"/>
        </w:rPr>
        <w:annotationRef/>
      </w:r>
      <w:r>
        <w:t>This is something you keep on doing during the project.</w:t>
      </w:r>
    </w:p>
  </w:comment>
  <w:comment w:id="148" w:author="Gerald Hilderink" w:date="2018-03-20T10:38:00Z" w:initials="GH">
    <w:p w14:paraId="66927E0B" w14:textId="1C302C32" w:rsidR="00380880" w:rsidRDefault="00380880">
      <w:pPr>
        <w:pStyle w:val="Tekstopmerking"/>
      </w:pPr>
      <w:r>
        <w:rPr>
          <w:rStyle w:val="Verwijzingopmerking"/>
        </w:rPr>
        <w:annotationRef/>
      </w:r>
      <w:r>
        <w:t>Not the monitoring visitors, but the “event flow”? I think you need to be more specific.</w:t>
      </w:r>
    </w:p>
  </w:comment>
  <w:comment w:id="151" w:author="Gerald Hilderink" w:date="2018-03-20T10:40:00Z" w:initials="GH">
    <w:p w14:paraId="7F1C385A" w14:textId="6C6B661C" w:rsidR="00380880" w:rsidRDefault="00380880">
      <w:pPr>
        <w:pStyle w:val="Tekstopmerking"/>
      </w:pPr>
      <w:r>
        <w:rPr>
          <w:rStyle w:val="Verwijzingopmerking"/>
        </w:rPr>
        <w:annotationRef/>
      </w:r>
      <w:r>
        <w:t>What is the idea behind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32B431" w15:done="0"/>
  <w15:commentEx w15:paraId="73BA301C" w15:done="0"/>
  <w15:commentEx w15:paraId="61F088BA" w15:done="0"/>
  <w15:commentEx w15:paraId="0D854DA7" w15:done="0"/>
  <w15:commentEx w15:paraId="0A4E0763" w15:done="0"/>
  <w15:commentEx w15:paraId="3CB0E85D" w15:done="0"/>
  <w15:commentEx w15:paraId="6FD2CB30" w15:done="0"/>
  <w15:commentEx w15:paraId="6C7C4E7D" w15:done="0"/>
  <w15:commentEx w15:paraId="5C2136D7" w15:done="0"/>
  <w15:commentEx w15:paraId="0ABFB5A2" w15:done="0"/>
  <w15:commentEx w15:paraId="7C836FF5" w15:done="0"/>
  <w15:commentEx w15:paraId="44C76110" w15:done="0"/>
  <w15:commentEx w15:paraId="74867061" w15:done="0"/>
  <w15:commentEx w15:paraId="39E09D24" w15:done="0"/>
  <w15:commentEx w15:paraId="554D863B" w15:done="0"/>
  <w15:commentEx w15:paraId="4BB8BE0A" w15:done="0"/>
  <w15:commentEx w15:paraId="541E981B" w15:done="0"/>
  <w15:commentEx w15:paraId="21B66CD7" w15:done="0"/>
  <w15:commentEx w15:paraId="18F4909D" w15:done="0"/>
  <w15:commentEx w15:paraId="721E6002" w15:done="0"/>
  <w15:commentEx w15:paraId="01EB52FF" w15:done="0"/>
  <w15:commentEx w15:paraId="16F51F7A" w15:done="0"/>
  <w15:commentEx w15:paraId="7CAE61A7" w15:done="0"/>
  <w15:commentEx w15:paraId="54DAAB7F" w15:done="0"/>
  <w15:commentEx w15:paraId="34F3BE3D" w15:done="0"/>
  <w15:commentEx w15:paraId="2C442A88" w15:done="0"/>
  <w15:commentEx w15:paraId="323892FB" w15:done="0"/>
  <w15:commentEx w15:paraId="66C21221" w15:done="0"/>
  <w15:commentEx w15:paraId="04037129" w15:done="0"/>
  <w15:commentEx w15:paraId="3D970C2C" w15:done="0"/>
  <w15:commentEx w15:paraId="5A3B96D4" w15:done="0"/>
  <w15:commentEx w15:paraId="7D82F01A" w15:done="0"/>
  <w15:commentEx w15:paraId="7DEB61C7" w15:done="0"/>
  <w15:commentEx w15:paraId="66927E0B" w15:done="0"/>
  <w15:commentEx w15:paraId="7F1C38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A301C" w16cid:durableId="1E5B5263"/>
  <w16cid:commentId w16cid:paraId="61F088BA" w16cid:durableId="1E5B5306"/>
  <w16cid:commentId w16cid:paraId="0D854DA7" w16cid:durableId="1E5B5358"/>
  <w16cid:commentId w16cid:paraId="0A4E0763" w16cid:durableId="1E5B53BF"/>
  <w16cid:commentId w16cid:paraId="3CB0E85D" w16cid:durableId="1E5B5461"/>
  <w16cid:commentId w16cid:paraId="6FD2CB30" w16cid:durableId="1E5B5596"/>
  <w16cid:commentId w16cid:paraId="6C7C4E7D" w16cid:durableId="1E5B56A2"/>
  <w16cid:commentId w16cid:paraId="5C2136D7" w16cid:durableId="1E5B5767"/>
  <w16cid:commentId w16cid:paraId="0ABFB5A2" w16cid:durableId="1E5B57BD"/>
  <w16cid:commentId w16cid:paraId="7C836FF5" w16cid:durableId="1E5B57D3"/>
  <w16cid:commentId w16cid:paraId="44C76110" w16cid:durableId="1E5B58BA"/>
  <w16cid:commentId w16cid:paraId="74867061" w16cid:durableId="1E5B5978"/>
  <w16cid:commentId w16cid:paraId="39E09D24" w16cid:durableId="1E5B5A5A"/>
  <w16cid:commentId w16cid:paraId="554D863B" w16cid:durableId="1E5B5B99"/>
  <w16cid:commentId w16cid:paraId="4BB8BE0A" w16cid:durableId="1E5B5BB9"/>
  <w16cid:commentId w16cid:paraId="541E981B" w16cid:durableId="1E5B5BD9"/>
  <w16cid:commentId w16cid:paraId="21B66CD7" w16cid:durableId="1E5B5BE9"/>
  <w16cid:commentId w16cid:paraId="18F4909D" w16cid:durableId="1E5B5C1B"/>
  <w16cid:commentId w16cid:paraId="721E6002" w16cid:durableId="1E5B5DE1"/>
  <w16cid:commentId w16cid:paraId="01EB52FF" w16cid:durableId="1E5B5CED"/>
  <w16cid:commentId w16cid:paraId="16F51F7A" w16cid:durableId="1E5B5D47"/>
  <w16cid:commentId w16cid:paraId="7CAE61A7" w16cid:durableId="1E5B5DAE"/>
  <w16cid:commentId w16cid:paraId="54DAAB7F" w16cid:durableId="1E5B5E39"/>
  <w16cid:commentId w16cid:paraId="34F3BE3D" w16cid:durableId="1E5B5ED0"/>
  <w16cid:commentId w16cid:paraId="2C442A88" w16cid:durableId="1E5B606F"/>
  <w16cid:commentId w16cid:paraId="323892FB" w16cid:durableId="1E5B60CF"/>
  <w16cid:commentId w16cid:paraId="66C21221" w16cid:durableId="1E5B62C4"/>
  <w16cid:commentId w16cid:paraId="04037129" w16cid:durableId="1E5B6172"/>
  <w16cid:commentId w16cid:paraId="3D970C2C" w16cid:durableId="1E5B6238"/>
  <w16cid:commentId w16cid:paraId="5A3B96D4" w16cid:durableId="1E5B626F"/>
  <w16cid:commentId w16cid:paraId="7D82F01A" w16cid:durableId="1E5B62E4"/>
  <w16cid:commentId w16cid:paraId="7DEB61C7" w16cid:durableId="1E5B6327"/>
  <w16cid:commentId w16cid:paraId="66927E0B" w16cid:durableId="1E5B633F"/>
  <w16cid:commentId w16cid:paraId="7F1C385A" w16cid:durableId="1E5B6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E4E7B" w14:textId="77777777" w:rsidR="00584ED4" w:rsidRDefault="00584ED4" w:rsidP="00E577D5">
      <w:pPr>
        <w:spacing w:after="0" w:line="240" w:lineRule="auto"/>
      </w:pPr>
      <w:r>
        <w:separator/>
      </w:r>
    </w:p>
  </w:endnote>
  <w:endnote w:type="continuationSeparator" w:id="0">
    <w:p w14:paraId="2032833F" w14:textId="77777777" w:rsidR="00584ED4" w:rsidRDefault="00584ED4"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710E2763" w:rsidR="002A7416" w:rsidRDefault="002A7416" w:rsidP="00135AA8">
        <w:pPr>
          <w:pStyle w:val="Voettekst"/>
        </w:pPr>
        <w:r w:rsidRPr="00435123">
          <w:t>© 2018 Eloniah Software Solutions</w:t>
        </w:r>
        <w:r>
          <w:t xml:space="preserve"> – </w:t>
        </w:r>
        <w:r>
          <w:tab/>
          <w:t>Project Plan for Events International</w:t>
        </w:r>
        <w:r>
          <w:tab/>
        </w:r>
        <w:r>
          <w:fldChar w:fldCharType="begin"/>
        </w:r>
        <w:r>
          <w:instrText xml:space="preserve"> PAGE   \* MERGEFORMAT </w:instrText>
        </w:r>
        <w:r>
          <w:fldChar w:fldCharType="separate"/>
        </w:r>
        <w:r>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A599D" w14:textId="77777777" w:rsidR="00584ED4" w:rsidRDefault="00584ED4" w:rsidP="00E577D5">
      <w:pPr>
        <w:spacing w:after="0" w:line="240" w:lineRule="auto"/>
      </w:pPr>
      <w:r>
        <w:separator/>
      </w:r>
    </w:p>
  </w:footnote>
  <w:footnote w:type="continuationSeparator" w:id="0">
    <w:p w14:paraId="46273E1A" w14:textId="77777777" w:rsidR="00584ED4" w:rsidRDefault="00584ED4"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C3DF4"/>
    <w:multiLevelType w:val="hybridMultilevel"/>
    <w:tmpl w:val="0204A6B4"/>
    <w:lvl w:ilvl="0" w:tplc="DD90905E">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A42B3"/>
    <w:multiLevelType w:val="hybridMultilevel"/>
    <w:tmpl w:val="5AAA7EE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8C52C3"/>
    <w:multiLevelType w:val="hybridMultilevel"/>
    <w:tmpl w:val="AC0A83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E57B6"/>
    <w:multiLevelType w:val="hybridMultilevel"/>
    <w:tmpl w:val="408CC3B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2"/>
  </w:num>
  <w:num w:numId="4">
    <w:abstractNumId w:val="7"/>
  </w:num>
  <w:num w:numId="5">
    <w:abstractNumId w:val="1"/>
  </w:num>
  <w:num w:numId="6">
    <w:abstractNumId w:val="31"/>
  </w:num>
  <w:num w:numId="7">
    <w:abstractNumId w:val="33"/>
  </w:num>
  <w:num w:numId="8">
    <w:abstractNumId w:val="8"/>
  </w:num>
  <w:num w:numId="9">
    <w:abstractNumId w:val="20"/>
  </w:num>
  <w:num w:numId="10">
    <w:abstractNumId w:val="36"/>
  </w:num>
  <w:num w:numId="11">
    <w:abstractNumId w:val="28"/>
  </w:num>
  <w:num w:numId="12">
    <w:abstractNumId w:val="18"/>
  </w:num>
  <w:num w:numId="13">
    <w:abstractNumId w:val="5"/>
  </w:num>
  <w:num w:numId="14">
    <w:abstractNumId w:val="29"/>
  </w:num>
  <w:num w:numId="15">
    <w:abstractNumId w:val="6"/>
  </w:num>
  <w:num w:numId="16">
    <w:abstractNumId w:val="0"/>
  </w:num>
  <w:num w:numId="17">
    <w:abstractNumId w:val="23"/>
  </w:num>
  <w:num w:numId="18">
    <w:abstractNumId w:val="4"/>
  </w:num>
  <w:num w:numId="19">
    <w:abstractNumId w:val="3"/>
  </w:num>
  <w:num w:numId="20">
    <w:abstractNumId w:val="26"/>
  </w:num>
  <w:num w:numId="21">
    <w:abstractNumId w:val="30"/>
  </w:num>
  <w:num w:numId="22">
    <w:abstractNumId w:val="32"/>
  </w:num>
  <w:num w:numId="23">
    <w:abstractNumId w:val="11"/>
  </w:num>
  <w:num w:numId="24">
    <w:abstractNumId w:val="35"/>
  </w:num>
  <w:num w:numId="25">
    <w:abstractNumId w:val="19"/>
  </w:num>
  <w:num w:numId="26">
    <w:abstractNumId w:val="17"/>
  </w:num>
  <w:num w:numId="27">
    <w:abstractNumId w:val="9"/>
  </w:num>
  <w:num w:numId="28">
    <w:abstractNumId w:val="22"/>
  </w:num>
  <w:num w:numId="29">
    <w:abstractNumId w:val="37"/>
  </w:num>
  <w:num w:numId="30">
    <w:abstractNumId w:val="14"/>
  </w:num>
  <w:num w:numId="31">
    <w:abstractNumId w:val="34"/>
  </w:num>
  <w:num w:numId="32">
    <w:abstractNumId w:val="27"/>
  </w:num>
  <w:num w:numId="33">
    <w:abstractNumId w:val="15"/>
  </w:num>
  <w:num w:numId="34">
    <w:abstractNumId w:val="16"/>
  </w:num>
  <w:num w:numId="35">
    <w:abstractNumId w:val="10"/>
  </w:num>
  <w:num w:numId="36">
    <w:abstractNumId w:val="12"/>
  </w:num>
  <w:num w:numId="37">
    <w:abstractNumId w:val="24"/>
  </w:num>
  <w:num w:numId="3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ald Hilderink">
    <w15:presenceInfo w15:providerId="Windows Live" w15:userId="b3cdae5091de7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02F8"/>
    <w:rsid w:val="000054D7"/>
    <w:rsid w:val="000079CC"/>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5F27"/>
    <w:rsid w:val="000B602A"/>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91D84"/>
    <w:rsid w:val="001A7215"/>
    <w:rsid w:val="001A7A8E"/>
    <w:rsid w:val="001B174F"/>
    <w:rsid w:val="001B2437"/>
    <w:rsid w:val="001B4562"/>
    <w:rsid w:val="001B55BB"/>
    <w:rsid w:val="001B62D8"/>
    <w:rsid w:val="001C1EFC"/>
    <w:rsid w:val="001C3E24"/>
    <w:rsid w:val="001C4855"/>
    <w:rsid w:val="001D13E7"/>
    <w:rsid w:val="001D2308"/>
    <w:rsid w:val="001D2FB2"/>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A7416"/>
    <w:rsid w:val="002B2280"/>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505C"/>
    <w:rsid w:val="00356B7F"/>
    <w:rsid w:val="00356FA2"/>
    <w:rsid w:val="003630F9"/>
    <w:rsid w:val="00374FB5"/>
    <w:rsid w:val="00375030"/>
    <w:rsid w:val="00376992"/>
    <w:rsid w:val="00376AF2"/>
    <w:rsid w:val="0037733B"/>
    <w:rsid w:val="00380880"/>
    <w:rsid w:val="0038391E"/>
    <w:rsid w:val="003853DB"/>
    <w:rsid w:val="0038611D"/>
    <w:rsid w:val="00387095"/>
    <w:rsid w:val="00387D8B"/>
    <w:rsid w:val="00394666"/>
    <w:rsid w:val="00397CE3"/>
    <w:rsid w:val="00397F45"/>
    <w:rsid w:val="003A259B"/>
    <w:rsid w:val="003A2BE8"/>
    <w:rsid w:val="003A3EAD"/>
    <w:rsid w:val="003A4DCB"/>
    <w:rsid w:val="003A72D5"/>
    <w:rsid w:val="003B2482"/>
    <w:rsid w:val="003B56FA"/>
    <w:rsid w:val="003B57F0"/>
    <w:rsid w:val="003B7151"/>
    <w:rsid w:val="003C0016"/>
    <w:rsid w:val="003C1C47"/>
    <w:rsid w:val="003C249A"/>
    <w:rsid w:val="003D62ED"/>
    <w:rsid w:val="003D677E"/>
    <w:rsid w:val="003E0BDD"/>
    <w:rsid w:val="003E6CC3"/>
    <w:rsid w:val="003F2B96"/>
    <w:rsid w:val="003F2C2D"/>
    <w:rsid w:val="003F2F61"/>
    <w:rsid w:val="003F4F20"/>
    <w:rsid w:val="00402231"/>
    <w:rsid w:val="00405549"/>
    <w:rsid w:val="004135B0"/>
    <w:rsid w:val="0041522A"/>
    <w:rsid w:val="004162A9"/>
    <w:rsid w:val="004225C4"/>
    <w:rsid w:val="004248DD"/>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4ED4"/>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21F"/>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65BD3"/>
    <w:rsid w:val="00873E50"/>
    <w:rsid w:val="00884F02"/>
    <w:rsid w:val="00885422"/>
    <w:rsid w:val="008906E9"/>
    <w:rsid w:val="00894912"/>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BA7"/>
    <w:rsid w:val="00952C64"/>
    <w:rsid w:val="00954734"/>
    <w:rsid w:val="0095526A"/>
    <w:rsid w:val="00964DE5"/>
    <w:rsid w:val="009664F8"/>
    <w:rsid w:val="009667BF"/>
    <w:rsid w:val="00967CE6"/>
    <w:rsid w:val="009732E5"/>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078B4"/>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E245C"/>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0257"/>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D88"/>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EF5C83"/>
    <w:rsid w:val="00F04431"/>
    <w:rsid w:val="00F11141"/>
    <w:rsid w:val="00F11E00"/>
    <w:rsid w:val="00F15F11"/>
    <w:rsid w:val="00F169F7"/>
    <w:rsid w:val="00F23AE5"/>
    <w:rsid w:val="00F2794B"/>
    <w:rsid w:val="00F46500"/>
    <w:rsid w:val="00F505D9"/>
    <w:rsid w:val="00F51E7F"/>
    <w:rsid w:val="00F60F42"/>
    <w:rsid w:val="00F61391"/>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docId w15:val="{EDC617D8-422E-4D98-AFD3-BC7E3CBA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105B2"/>
    <w:rPr>
      <w:rFonts w:ascii="Times New Roman" w:hAnsi="Times New Roman" w:cs="Times New Roman"/>
      <w:sz w:val="24"/>
      <w:szCs w:val="24"/>
    </w:rPr>
  </w:style>
  <w:style w:type="paragraph" w:styleId="Kop1">
    <w:name w:val="heading 1"/>
    <w:basedOn w:val="Standaard"/>
    <w:next w:val="Standaard"/>
    <w:link w:val="Kop1Char"/>
    <w:uiPriority w:val="9"/>
    <w:qFormat/>
    <w:rsid w:val="005A65E0"/>
    <w:pPr>
      <w:keepNext/>
      <w:keepLines/>
      <w:spacing w:before="240" w:after="0"/>
      <w:outlineLvl w:val="0"/>
    </w:pPr>
    <w:rPr>
      <w:rFonts w:eastAsiaTheme="majorEastAsia"/>
      <w:color w:val="FF0000"/>
      <w:sz w:val="32"/>
      <w:szCs w:val="32"/>
    </w:rPr>
  </w:style>
  <w:style w:type="paragraph" w:styleId="Kop2">
    <w:name w:val="heading 2"/>
    <w:basedOn w:val="Standaard"/>
    <w:next w:val="Standaard"/>
    <w:link w:val="Kop2Char"/>
    <w:uiPriority w:val="9"/>
    <w:unhideWhenUsed/>
    <w:qFormat/>
    <w:rsid w:val="005A65E0"/>
    <w:pPr>
      <w:keepNext/>
      <w:keepLines/>
      <w:spacing w:before="40" w:after="0"/>
      <w:outlineLvl w:val="1"/>
    </w:pPr>
    <w:rPr>
      <w:rFonts w:eastAsiaTheme="majorEastAsia"/>
      <w:color w:val="990000"/>
      <w:sz w:val="28"/>
      <w:szCs w:val="28"/>
    </w:rPr>
  </w:style>
  <w:style w:type="paragraph" w:styleId="Kop3">
    <w:name w:val="heading 3"/>
    <w:basedOn w:val="Standaard"/>
    <w:next w:val="Standaard"/>
    <w:link w:val="Kop3Char"/>
    <w:uiPriority w:val="9"/>
    <w:unhideWhenUsed/>
    <w:qFormat/>
    <w:rsid w:val="00E93C26"/>
    <w:pPr>
      <w:keepNext/>
      <w:keepLines/>
      <w:spacing w:before="40" w:after="0"/>
      <w:outlineLvl w:val="2"/>
    </w:pPr>
    <w:rPr>
      <w:rFonts w:eastAsiaTheme="majorEastAsia"/>
      <w:color w:val="99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NR">
    <w:name w:val="TNR"/>
    <w:basedOn w:val="Standaard"/>
    <w:link w:val="TNRChar"/>
    <w:qFormat/>
    <w:rsid w:val="00D105B2"/>
  </w:style>
  <w:style w:type="character" w:customStyle="1" w:styleId="TNRChar">
    <w:name w:val="TNR Char"/>
    <w:basedOn w:val="Standaardalinea-lettertype"/>
    <w:link w:val="TNR"/>
    <w:rsid w:val="00D105B2"/>
    <w:rPr>
      <w:rFonts w:ascii="Times New Roman" w:hAnsi="Times New Roman"/>
      <w:sz w:val="24"/>
    </w:rPr>
  </w:style>
  <w:style w:type="character" w:customStyle="1" w:styleId="Kop1Char">
    <w:name w:val="Kop 1 Char"/>
    <w:basedOn w:val="Standaardalinea-lettertype"/>
    <w:link w:val="Kop1"/>
    <w:uiPriority w:val="9"/>
    <w:rsid w:val="005A65E0"/>
    <w:rPr>
      <w:rFonts w:ascii="Times New Roman" w:eastAsiaTheme="majorEastAsia" w:hAnsi="Times New Roman" w:cs="Times New Roman"/>
      <w:color w:val="FF0000"/>
      <w:sz w:val="32"/>
      <w:szCs w:val="32"/>
    </w:rPr>
  </w:style>
  <w:style w:type="character" w:customStyle="1" w:styleId="Kop2Char">
    <w:name w:val="Kop 2 Char"/>
    <w:basedOn w:val="Standaardalinea-lettertype"/>
    <w:link w:val="Kop2"/>
    <w:uiPriority w:val="9"/>
    <w:rsid w:val="005A65E0"/>
    <w:rPr>
      <w:rFonts w:ascii="Times New Roman" w:eastAsiaTheme="majorEastAsia" w:hAnsi="Times New Roman" w:cs="Times New Roman"/>
      <w:color w:val="990000"/>
      <w:sz w:val="28"/>
      <w:szCs w:val="28"/>
    </w:rPr>
  </w:style>
  <w:style w:type="character" w:customStyle="1" w:styleId="Kop3Char">
    <w:name w:val="Kop 3 Char"/>
    <w:basedOn w:val="Standaardalinea-lettertype"/>
    <w:link w:val="Kop3"/>
    <w:uiPriority w:val="9"/>
    <w:rsid w:val="00E93C26"/>
    <w:rPr>
      <w:rFonts w:ascii="Times New Roman" w:eastAsiaTheme="majorEastAsia" w:hAnsi="Times New Roman" w:cs="Times New Roman"/>
      <w:color w:val="990000"/>
      <w:sz w:val="24"/>
      <w:szCs w:val="24"/>
    </w:rPr>
  </w:style>
  <w:style w:type="character" w:styleId="Hyperlink">
    <w:name w:val="Hyperlink"/>
    <w:basedOn w:val="Standaardalinea-lettertype"/>
    <w:uiPriority w:val="99"/>
    <w:unhideWhenUsed/>
    <w:rsid w:val="00213BD9"/>
    <w:rPr>
      <w:color w:val="0563C1" w:themeColor="hyperlink"/>
      <w:u w:val="single"/>
    </w:rPr>
  </w:style>
  <w:style w:type="character" w:customStyle="1" w:styleId="UnresolvedMention1">
    <w:name w:val="Unresolved Mention1"/>
    <w:basedOn w:val="Standaardalinea-lettertype"/>
    <w:uiPriority w:val="99"/>
    <w:semiHidden/>
    <w:unhideWhenUsed/>
    <w:rsid w:val="00213BD9"/>
    <w:rPr>
      <w:color w:val="808080"/>
      <w:shd w:val="clear" w:color="auto" w:fill="E6E6E6"/>
    </w:rPr>
  </w:style>
  <w:style w:type="paragraph" w:styleId="Lijstalinea">
    <w:name w:val="List Paragraph"/>
    <w:basedOn w:val="Standaard"/>
    <w:uiPriority w:val="34"/>
    <w:qFormat/>
    <w:rsid w:val="00CA379E"/>
    <w:pPr>
      <w:ind w:left="720"/>
      <w:contextualSpacing/>
    </w:pPr>
  </w:style>
  <w:style w:type="paragraph" w:styleId="Ondertitel">
    <w:name w:val="Subtitle"/>
    <w:basedOn w:val="Standaard"/>
    <w:next w:val="Standaard"/>
    <w:link w:val="Ondertitel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OndertitelChar">
    <w:name w:val="Ondertitel Char"/>
    <w:basedOn w:val="Standaardalinea-lettertype"/>
    <w:link w:val="Ondertitel"/>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Koptekst">
    <w:name w:val="header"/>
    <w:basedOn w:val="Standaard"/>
    <w:link w:val="KoptekstChar"/>
    <w:uiPriority w:val="99"/>
    <w:unhideWhenUsed/>
    <w:rsid w:val="00E577D5"/>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577D5"/>
    <w:rPr>
      <w:rFonts w:ascii="Times New Roman" w:hAnsi="Times New Roman" w:cs="Times New Roman"/>
      <w:sz w:val="24"/>
      <w:szCs w:val="24"/>
    </w:rPr>
  </w:style>
  <w:style w:type="paragraph" w:styleId="Voettekst">
    <w:name w:val="footer"/>
    <w:basedOn w:val="Standaard"/>
    <w:link w:val="VoettekstChar"/>
    <w:uiPriority w:val="99"/>
    <w:unhideWhenUsed/>
    <w:rsid w:val="00E577D5"/>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577D5"/>
    <w:rPr>
      <w:rFonts w:ascii="Times New Roman" w:hAnsi="Times New Roman" w:cs="Times New Roman"/>
      <w:sz w:val="24"/>
      <w:szCs w:val="24"/>
    </w:rPr>
  </w:style>
  <w:style w:type="paragraph" w:styleId="Geenafstand">
    <w:name w:val="No Spacing"/>
    <w:link w:val="GeenafstandChar"/>
    <w:uiPriority w:val="1"/>
    <w:qFormat/>
    <w:rsid w:val="00F505D9"/>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505D9"/>
    <w:rPr>
      <w:rFonts w:eastAsiaTheme="minorEastAsia"/>
    </w:rPr>
  </w:style>
  <w:style w:type="paragraph" w:styleId="Kopvaninhoudsopgave">
    <w:name w:val="TOC Heading"/>
    <w:basedOn w:val="Kop1"/>
    <w:next w:val="Standaard"/>
    <w:uiPriority w:val="39"/>
    <w:unhideWhenUsed/>
    <w:qFormat/>
    <w:rsid w:val="00EF4602"/>
    <w:pPr>
      <w:outlineLvl w:val="9"/>
    </w:pPr>
    <w:rPr>
      <w:rFonts w:asciiTheme="majorHAnsi" w:hAnsiTheme="majorHAnsi" w:cstheme="majorBidi"/>
      <w:b/>
      <w:color w:val="385623" w:themeColor="accent6" w:themeShade="80"/>
    </w:rPr>
  </w:style>
  <w:style w:type="paragraph" w:styleId="Inhopg1">
    <w:name w:val="toc 1"/>
    <w:basedOn w:val="Standaard"/>
    <w:next w:val="Standaard"/>
    <w:autoRedefine/>
    <w:uiPriority w:val="39"/>
    <w:unhideWhenUsed/>
    <w:rsid w:val="00EF4602"/>
    <w:pPr>
      <w:spacing w:after="100"/>
    </w:pPr>
    <w:rPr>
      <w:rFonts w:asciiTheme="minorHAnsi" w:hAnsiTheme="minorHAnsi" w:cstheme="minorBidi"/>
      <w:sz w:val="22"/>
      <w:szCs w:val="22"/>
      <w:lang w:val="en-GB"/>
    </w:rPr>
  </w:style>
  <w:style w:type="paragraph" w:styleId="Inhopg2">
    <w:name w:val="toc 2"/>
    <w:basedOn w:val="Standaard"/>
    <w:next w:val="Standaard"/>
    <w:autoRedefine/>
    <w:uiPriority w:val="39"/>
    <w:unhideWhenUsed/>
    <w:rsid w:val="00EF4602"/>
    <w:pPr>
      <w:spacing w:after="100"/>
      <w:ind w:left="220"/>
    </w:pPr>
    <w:rPr>
      <w:rFonts w:asciiTheme="minorHAnsi" w:hAnsiTheme="minorHAnsi" w:cstheme="minorBidi"/>
      <w:sz w:val="22"/>
      <w:szCs w:val="22"/>
      <w:lang w:val="en-GB"/>
    </w:rPr>
  </w:style>
  <w:style w:type="table" w:styleId="Tabelraster">
    <w:name w:val="Table Grid"/>
    <w:basedOn w:val="Standaardtabe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3">
    <w:name w:val="toc 3"/>
    <w:basedOn w:val="Standaard"/>
    <w:next w:val="Standaard"/>
    <w:autoRedefine/>
    <w:uiPriority w:val="39"/>
    <w:unhideWhenUsed/>
    <w:rsid w:val="006C2A02"/>
    <w:pPr>
      <w:spacing w:after="100"/>
      <w:ind w:left="480"/>
    </w:pPr>
  </w:style>
  <w:style w:type="paragraph" w:styleId="Ballontekst">
    <w:name w:val="Balloon Text"/>
    <w:basedOn w:val="Standaard"/>
    <w:link w:val="BallontekstChar"/>
    <w:uiPriority w:val="99"/>
    <w:semiHidden/>
    <w:unhideWhenUsed/>
    <w:rsid w:val="00651A2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51A20"/>
    <w:rPr>
      <w:rFonts w:ascii="Segoe UI" w:hAnsi="Segoe UI" w:cs="Segoe UI"/>
      <w:sz w:val="18"/>
      <w:szCs w:val="18"/>
    </w:rPr>
  </w:style>
  <w:style w:type="character" w:styleId="Verwijzingopmerking">
    <w:name w:val="annotation reference"/>
    <w:basedOn w:val="Standaardalinea-lettertype"/>
    <w:uiPriority w:val="99"/>
    <w:semiHidden/>
    <w:unhideWhenUsed/>
    <w:rsid w:val="002A7416"/>
    <w:rPr>
      <w:sz w:val="16"/>
      <w:szCs w:val="16"/>
    </w:rPr>
  </w:style>
  <w:style w:type="paragraph" w:styleId="Tekstopmerking">
    <w:name w:val="annotation text"/>
    <w:basedOn w:val="Standaard"/>
    <w:link w:val="TekstopmerkingChar"/>
    <w:uiPriority w:val="99"/>
    <w:semiHidden/>
    <w:unhideWhenUsed/>
    <w:rsid w:val="002A741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A7416"/>
    <w:rPr>
      <w:rFonts w:ascii="Times New Roman" w:hAnsi="Times New Roman" w:cs="Times New Roman"/>
      <w:sz w:val="20"/>
      <w:szCs w:val="20"/>
    </w:rPr>
  </w:style>
  <w:style w:type="paragraph" w:styleId="Onderwerpvanopmerking">
    <w:name w:val="annotation subject"/>
    <w:basedOn w:val="Tekstopmerking"/>
    <w:next w:val="Tekstopmerking"/>
    <w:link w:val="OnderwerpvanopmerkingChar"/>
    <w:uiPriority w:val="99"/>
    <w:semiHidden/>
    <w:unhideWhenUsed/>
    <w:rsid w:val="002A7416"/>
    <w:rPr>
      <w:b/>
      <w:bCs/>
    </w:rPr>
  </w:style>
  <w:style w:type="character" w:customStyle="1" w:styleId="OnderwerpvanopmerkingChar">
    <w:name w:val="Onderwerp van opmerking Char"/>
    <w:basedOn w:val="TekstopmerkingChar"/>
    <w:link w:val="Onderwerpvanopmerking"/>
    <w:uiPriority w:val="99"/>
    <w:semiHidden/>
    <w:rsid w:val="002A7416"/>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git.fhict.nl/I390396/ProPGroup34"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en.wikipedia.org/wiki/Live_action_role-playing_game"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ucidchart.com/documents/edit/b2df1e6d-8d51-448a-a9af-082c58ca79c5/0?callback=close&amp;name=docs&amp;callback_type=back&amp;v=1033&amp;s=595.4399999999999" TargetMode="External"/><Relationship Id="rId20" Type="http://schemas.openxmlformats.org/officeDocument/2006/relationships/hyperlink" Target="mailto:t.dasilvasantos@student.fontys.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mailto:a.postma@fontys.nl" TargetMode="Externa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2.wdp"/><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9DE29-9AE1-41D2-9F79-58EA9BBC4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4186</Words>
  <Characters>19383</Characters>
  <Application>Microsoft Office Word</Application>
  <DocSecurity>0</DocSecurity>
  <Lines>1211</Lines>
  <Paragraphs>760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PLAN</vt:lpstr>
      <vt:lpstr>PROJECT PLAN</vt:lpstr>
    </vt:vector>
  </TitlesOfParts>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ProP Group 34</dc:creator>
  <cp:lastModifiedBy>Gerald Hilderink</cp:lastModifiedBy>
  <cp:revision>37</cp:revision>
  <cp:lastPrinted>2018-03-11T22:17:00Z</cp:lastPrinted>
  <dcterms:created xsi:type="dcterms:W3CDTF">2018-03-06T11:26:00Z</dcterms:created>
  <dcterms:modified xsi:type="dcterms:W3CDTF">2018-03-20T11:40:00Z</dcterms:modified>
</cp:coreProperties>
</file>