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133DB1" w14:textId="77777777" w:rsidR="00F505D9" w:rsidRPr="006C2A02" w:rsidRDefault="002A7416" w:rsidP="00F505D9">
      <w:r>
        <w:rPr>
          <w:rStyle w:val="Verwijzingopmerking"/>
        </w:rPr>
        <w:commentReference w:id="0"/>
      </w:r>
      <w:r w:rsidR="00F505D9" w:rsidRPr="006C2A02">
        <w:rPr>
          <w:noProof/>
        </w:rPr>
        <w:drawing>
          <wp:anchor distT="0" distB="0" distL="114300" distR="114300" simplePos="0" relativeHeight="251666432" behindDoc="0" locked="0" layoutInCell="1" allowOverlap="1" wp14:anchorId="5BB8017A" wp14:editId="319D4409">
            <wp:simplePos x="0" y="0"/>
            <wp:positionH relativeFrom="column">
              <wp:posOffset>-419100</wp:posOffset>
            </wp:positionH>
            <wp:positionV relativeFrom="paragraph">
              <wp:posOffset>-247650</wp:posOffset>
            </wp:positionV>
            <wp:extent cx="2170382" cy="800100"/>
            <wp:effectExtent l="0" t="0" r="1905" b="0"/>
            <wp:wrapNone/>
            <wp:docPr id="16" name="Picture 16" descr="C:\Users\Utilizador\Desktop\28233412_1268952309915774_62955279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tilizador\Desktop\28233412_1268952309915774_629552791_n.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79272" cy="803377"/>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id w:val="1908953220"/>
        <w:docPartObj>
          <w:docPartGallery w:val="Cover Pages"/>
          <w:docPartUnique/>
        </w:docPartObj>
      </w:sdtPr>
      <w:sdtEndPr>
        <w:rPr>
          <w:rFonts w:eastAsiaTheme="minorEastAsia"/>
          <w:color w:val="4472C4" w:themeColor="accent1"/>
          <w:lang w:val="pt-PT"/>
        </w:rPr>
      </w:sdtEndPr>
      <w:sdtContent>
        <w:p w14:paraId="6D328C6F" w14:textId="440C6406" w:rsidR="00F505D9" w:rsidRPr="006C2A02" w:rsidRDefault="00F505D9" w:rsidP="00F505D9">
          <w:pPr>
            <w:rPr>
              <w:lang w:val="pt-PT"/>
            </w:rPr>
          </w:pPr>
          <w:r w:rsidRPr="006C2A02">
            <w:rPr>
              <w:noProof/>
            </w:rPr>
            <mc:AlternateContent>
              <mc:Choice Requires="wpg">
                <w:drawing>
                  <wp:anchor distT="0" distB="0" distL="114300" distR="114300" simplePos="0" relativeHeight="251659264" behindDoc="1" locked="0" layoutInCell="1" allowOverlap="1" wp14:anchorId="3275991B" wp14:editId="328C5C55">
                    <wp:simplePos x="0" y="0"/>
                    <wp:positionH relativeFrom="page">
                      <wp:posOffset>-9525</wp:posOffset>
                    </wp:positionH>
                    <wp:positionV relativeFrom="page">
                      <wp:posOffset>342900</wp:posOffset>
                    </wp:positionV>
                    <wp:extent cx="7574508" cy="10440035"/>
                    <wp:effectExtent l="0" t="0" r="7620" b="0"/>
                    <wp:wrapNone/>
                    <wp:docPr id="119" name="Group 119"/>
                    <wp:cNvGraphicFramePr/>
                    <a:graphic xmlns:a="http://schemas.openxmlformats.org/drawingml/2006/main">
                      <a:graphicData uri="http://schemas.microsoft.com/office/word/2010/wordprocessingGroup">
                        <wpg:wgp>
                          <wpg:cNvGrpSpPr/>
                          <wpg:grpSpPr>
                            <a:xfrm>
                              <a:off x="0" y="0"/>
                              <a:ext cx="7574508" cy="10440035"/>
                              <a:chOff x="-204716" y="0"/>
                              <a:chExt cx="7574508" cy="10016975"/>
                            </a:xfrm>
                          </wpg:grpSpPr>
                          <wps:wsp>
                            <wps:cNvPr id="120" name="Rectangle 120"/>
                            <wps:cNvSpPr/>
                            <wps:spPr>
                              <a:xfrm>
                                <a:off x="-204716" y="7516366"/>
                                <a:ext cx="7574052" cy="201213"/>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204716" y="7685916"/>
                                <a:ext cx="7574508" cy="2331059"/>
                              </a:xfrm>
                              <a:prstGeom prst="rect">
                                <a:avLst/>
                              </a:prstGeom>
                              <a:solidFill>
                                <a:schemeClr val="bg2">
                                  <a:lumMod val="90000"/>
                                </a:schemeClr>
                              </a:solidFill>
                              <a:ln>
                                <a:noFill/>
                              </a:ln>
                            </wps:spPr>
                            <wps:style>
                              <a:lnRef idx="0">
                                <a:scrgbClr r="0" g="0" b="0"/>
                              </a:lnRef>
                              <a:fillRef idx="0">
                                <a:scrgbClr r="0" g="0" b="0"/>
                              </a:fillRef>
                              <a:effectRef idx="0">
                                <a:scrgbClr r="0" g="0" b="0"/>
                              </a:effectRef>
                              <a:fontRef idx="minor">
                                <a:schemeClr val="lt1"/>
                              </a:fontRef>
                            </wps:style>
                            <wps:txbx>
                              <w:txbxContent>
                                <w:p w14:paraId="1B2FC4B9" w14:textId="77777777" w:rsidR="002A7416" w:rsidRPr="0046309D" w:rsidRDefault="002A7416" w:rsidP="00F505D9">
                                  <w:pPr>
                                    <w:pStyle w:val="Geenafstand"/>
                                    <w:rPr>
                                      <w:color w:val="FFFFFF" w:themeColor="background1"/>
                                      <w:sz w:val="32"/>
                                      <w:szCs w:val="32"/>
                                      <w:lang w:val="pt-PT"/>
                                    </w:rPr>
                                  </w:pP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eastAsiaTheme="majorEastAsia" w:hAnsi="Times New Roman" w:cs="Times New Rom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Title"/>
                                    <w:tag w:val=""/>
                                    <w:id w:val="850833444"/>
                                    <w:dataBinding w:prefixMappings="xmlns:ns0='http://purl.org/dc/elements/1.1/' xmlns:ns1='http://schemas.openxmlformats.org/package/2006/metadata/core-properties' " w:xpath="/ns1:coreProperties[1]/ns0:title[1]" w:storeItemID="{6C3C8BC8-F283-45AE-878A-BAB7291924A1}"/>
                                    <w:text/>
                                  </w:sdtPr>
                                  <w:sdtContent>
                                    <w:p w14:paraId="129AAAD7" w14:textId="4605319C" w:rsidR="002A7416" w:rsidRPr="00807D77" w:rsidRDefault="002A7416" w:rsidP="00F505D9">
                                      <w:pPr>
                                        <w:pStyle w:val="Geenafstand"/>
                                        <w:pBdr>
                                          <w:bottom w:val="single" w:sz="6" w:space="4" w:color="7F7F7F" w:themeColor="text1" w:themeTint="80"/>
                                        </w:pBdr>
                                        <w:rPr>
                                          <w:rFonts w:ascii="Times New Roman" w:eastAsiaTheme="majorEastAsia" w:hAnsi="Times New Roman" w:cs="Times New Rom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07D77">
                                        <w:rPr>
                                          <w:rFonts w:ascii="Times New Roman" w:eastAsiaTheme="majorEastAsia" w:hAnsi="Times New Roman" w:cs="Times New Rom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PLAN</w:t>
                                      </w:r>
                                    </w:p>
                                  </w:sdtContent>
                                </w:sdt>
                                <w:p w14:paraId="5298A9B9" w14:textId="152F4EB2" w:rsidR="002A7416" w:rsidRDefault="002A7416" w:rsidP="00F505D9">
                                  <w:pPr>
                                    <w:pStyle w:val="Geenafstand"/>
                                    <w:spacing w:before="240"/>
                                    <w:rPr>
                                      <w:caps/>
                                      <w:color w:val="44546A" w:themeColor="text2"/>
                                      <w:sz w:val="36"/>
                                      <w:szCs w:val="36"/>
                                    </w:rPr>
                                  </w:pPr>
                                  <w:sdt>
                                    <w:sdtPr>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Subtitle"/>
                                      <w:tag w:val=""/>
                                      <w:id w:val="-1282805686"/>
                                      <w:dataBinding w:prefixMappings="xmlns:ns0='http://purl.org/dc/elements/1.1/' xmlns:ns1='http://schemas.openxmlformats.org/package/2006/metadata/core-properties' " w:xpath="/ns1:coreProperties[1]/ns0:subject[1]" w:storeItemID="{6C3C8BC8-F283-45AE-878A-BAB7291924A1}"/>
                                      <w:text/>
                                    </w:sdtPr>
                                    <w:sdtContent>
                                      <w:r w:rsidRPr="00807D77">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LARP EVENT</w:t>
                                      </w:r>
                                    </w:sdtContent>
                                  </w:sdt>
                                  <w:r>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SOFTWARE SOLUTION</w:t>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275991B" id="Group 119" o:spid="_x0000_s1026" style="position:absolute;margin-left:-.75pt;margin-top:27pt;width:596.4pt;height:822.05pt;z-index:-251657216;mso-position-horizontal-relative:page;mso-position-vertical-relative:page" coordorigin="-2047" coordsize="75745,100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">
                    <v:rect id="Rectangle 120" o:spid="_x0000_s1027" style="position:absolute;left:-2047;top:75163;width:75740;height:2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" fillcolor="black [3200]" stroked="f"/>
                    <v:rect id="Rectangle 121" o:spid="_x0000_s1028" style="position:absolute;left:-2047;top:76859;width:75744;height:2331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" fillcolor="#cfcdcd [2894]" stroked="f">
                      <v:textbox inset="36pt,14.4pt,36pt,36pt">
                        <w:txbxContent>
                          <w:p w14:paraId="1B2FC4B9" w14:textId="77777777" w:rsidR="002A7416" w:rsidRPr="0046309D" w:rsidRDefault="002A7416" w:rsidP="00F505D9">
                            <w:pPr>
                              <w:pStyle w:val="Geenafstand"/>
                              <w:rPr>
                                <w:color w:val="FFFFFF" w:themeColor="background1"/>
                                <w:sz w:val="32"/>
                                <w:szCs w:val="32"/>
                                <w:lang w:val="pt-PT"/>
                              </w:rPr>
                            </w:pP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imes New Roman" w:eastAsiaTheme="majorEastAsia" w:hAnsi="Times New Roman" w:cs="Times New Rom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Title"/>
                              <w:tag w:val=""/>
                              <w:id w:val="850833444"/>
                              <w:dataBinding w:prefixMappings="xmlns:ns0='http://purl.org/dc/elements/1.1/' xmlns:ns1='http://schemas.openxmlformats.org/package/2006/metadata/core-properties' " w:xpath="/ns1:coreProperties[1]/ns0:title[1]" w:storeItemID="{6C3C8BC8-F283-45AE-878A-BAB7291924A1}"/>
                              <w:text/>
                            </w:sdtPr>
                            <w:sdtContent>
                              <w:p w14:paraId="129AAAD7" w14:textId="4605319C" w:rsidR="002A7416" w:rsidRPr="00807D77" w:rsidRDefault="002A7416" w:rsidP="00F505D9">
                                <w:pPr>
                                  <w:pStyle w:val="Geenafstand"/>
                                  <w:pBdr>
                                    <w:bottom w:val="single" w:sz="6" w:space="4" w:color="7F7F7F" w:themeColor="text1" w:themeTint="80"/>
                                  </w:pBdr>
                                  <w:rPr>
                                    <w:rFonts w:ascii="Times New Roman" w:eastAsiaTheme="majorEastAsia" w:hAnsi="Times New Roman" w:cs="Times New Rom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07D77">
                                  <w:rPr>
                                    <w:rFonts w:ascii="Times New Roman" w:eastAsiaTheme="majorEastAsia" w:hAnsi="Times New Roman" w:cs="Times New Rom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PLAN</w:t>
                                </w:r>
                              </w:p>
                            </w:sdtContent>
                          </w:sdt>
                          <w:p w14:paraId="5298A9B9" w14:textId="152F4EB2" w:rsidR="002A7416" w:rsidRDefault="002A7416" w:rsidP="00F505D9">
                            <w:pPr>
                              <w:pStyle w:val="Geenafstand"/>
                              <w:spacing w:before="240"/>
                              <w:rPr>
                                <w:caps/>
                                <w:color w:val="44546A" w:themeColor="text2"/>
                                <w:sz w:val="36"/>
                                <w:szCs w:val="36"/>
                              </w:rPr>
                            </w:pPr>
                            <w:sdt>
                              <w:sdtPr>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Subtitle"/>
                                <w:tag w:val=""/>
                                <w:id w:val="-1282805686"/>
                                <w:dataBinding w:prefixMappings="xmlns:ns0='http://purl.org/dc/elements/1.1/' xmlns:ns1='http://schemas.openxmlformats.org/package/2006/metadata/core-properties' " w:xpath="/ns1:coreProperties[1]/ns0:subject[1]" w:storeItemID="{6C3C8BC8-F283-45AE-878A-BAB7291924A1}"/>
                                <w:text/>
                              </w:sdtPr>
                              <w:sdtContent>
                                <w:r w:rsidRPr="00807D77">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LARP EVENT</w:t>
                                </w:r>
                              </w:sdtContent>
                            </w:sdt>
                            <w:r>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SOFTWARE SOLUTION</w:t>
                            </w:r>
                          </w:p>
                        </w:txbxContent>
                      </v:textbox>
                    </v:shape>
                    <w10:wrap anchorx="page" anchory="page"/>
                  </v:group>
                </w:pict>
              </mc:Fallback>
            </mc:AlternateContent>
          </w:r>
        </w:p>
        <w:p w14:paraId="4742760F" w14:textId="1B454A59" w:rsidR="00F505D9" w:rsidRDefault="0073494B" w:rsidP="00F505D9">
          <w:pPr>
            <w:rPr>
              <w:rFonts w:eastAsiaTheme="minorEastAsia"/>
              <w:color w:val="4472C4" w:themeColor="accent1"/>
              <w:lang w:val="pt-PT"/>
            </w:rPr>
          </w:pPr>
          <w:r w:rsidRPr="006C2A02">
            <w:rPr>
              <w:noProof/>
            </w:rPr>
            <mc:AlternateContent>
              <mc:Choice Requires="wps">
                <w:drawing>
                  <wp:anchor distT="0" distB="0" distL="114300" distR="114300" simplePos="0" relativeHeight="251664384" behindDoc="0" locked="0" layoutInCell="1" allowOverlap="1" wp14:anchorId="6E2E637A" wp14:editId="6850A4BD">
                    <wp:simplePos x="0" y="0"/>
                    <wp:positionH relativeFrom="margin">
                      <wp:align>right</wp:align>
                    </wp:positionH>
                    <wp:positionV relativeFrom="paragraph">
                      <wp:posOffset>3909695</wp:posOffset>
                    </wp:positionV>
                    <wp:extent cx="1047750" cy="29527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04775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B3F576" w14:textId="58E600BC" w:rsidR="002A7416" w:rsidRPr="000E274E" w:rsidRDefault="002A7416" w:rsidP="00F505D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274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Version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2E637A" id="Text Box 10" o:spid="_x0000_s1030" type="#_x0000_t202" style="position:absolute;margin-left:31.3pt;margin-top:307.85pt;width:82.5pt;height:23.2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" filled="f" stroked="f" strokeweight=".5pt">
                    <v:textbox>
                      <w:txbxContent>
                        <w:p w14:paraId="45B3F576" w14:textId="58E600BC" w:rsidR="002A7416" w:rsidRPr="000E274E" w:rsidRDefault="002A7416" w:rsidP="00F505D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274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Version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p>
                      </w:txbxContent>
                    </v:textbox>
                    <w10:wrap anchorx="margin"/>
                  </v:shape>
                </w:pict>
              </mc:Fallback>
            </mc:AlternateContent>
          </w:r>
          <w:r w:rsidRPr="006C2A02">
            <w:rPr>
              <w:noProof/>
            </w:rPr>
            <w:drawing>
              <wp:anchor distT="0" distB="0" distL="114300" distR="114300" simplePos="0" relativeHeight="251660288" behindDoc="0" locked="0" layoutInCell="1" allowOverlap="1" wp14:anchorId="09B6624D" wp14:editId="5E4160EC">
                <wp:simplePos x="0" y="0"/>
                <wp:positionH relativeFrom="column">
                  <wp:posOffset>3455670</wp:posOffset>
                </wp:positionH>
                <wp:positionV relativeFrom="paragraph">
                  <wp:posOffset>1238885</wp:posOffset>
                </wp:positionV>
                <wp:extent cx="3521075" cy="2639695"/>
                <wp:effectExtent l="0" t="0" r="0" b="0"/>
                <wp:wrapNone/>
                <wp:docPr id="4" name="Picture 4" descr="Resultado de imagem para medieval cartoo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m para medieval cartoon png"/>
                        <pic:cNvPicPr>
                          <a:picLocks noChangeAspect="1" noChangeArrowheads="1"/>
                        </pic:cNvPicPr>
                      </pic:nvPicPr>
                      <pic:blipFill>
                        <a:blip r:embed="rId11">
                          <a:extLst>
                            <a:ext uri="{BEBA8EAE-BF5A-486C-A8C5-ECC9F3942E4B}">
                              <a14:imgProps xmlns:a14="http://schemas.microsoft.com/office/drawing/2010/main">
                                <a14:imgLayer r:embed="rId12">
                                  <a14:imgEffect>
                                    <a14:backgroundRemoval t="4952" b="94667" l="5571" r="90000">
                                      <a14:foregroundMark x1="67714" y1="8381" x2="67714" y2="8381"/>
                                      <a14:foregroundMark x1="78857" y1="13905" x2="78857" y2="13905"/>
                                      <a14:foregroundMark x1="33857" y1="25143" x2="33857" y2="25143"/>
                                      <a14:foregroundMark x1="35143" y1="22857" x2="35143" y2="22857"/>
                                      <a14:foregroundMark x1="36143" y1="20190" x2="36143" y2="20190"/>
                                      <a14:foregroundMark x1="36714" y1="20000" x2="36714" y2="20000"/>
                                      <a14:foregroundMark x1="37143" y1="19810" x2="37143" y2="19810"/>
                                      <a14:foregroundMark x1="37714" y1="18476" x2="37714" y2="18476"/>
                                      <a14:foregroundMark x1="37429" y1="19048" x2="37429" y2="19048"/>
                                      <a14:foregroundMark x1="38429" y1="18095" x2="38429" y2="18095"/>
                                      <a14:foregroundMark x1="29143" y1="25524" x2="29143" y2="25524"/>
                                      <a14:foregroundMark x1="27857" y1="26476" x2="27857" y2="26476"/>
                                      <a14:foregroundMark x1="25714" y1="27619" x2="25714" y2="27619"/>
                                      <a14:foregroundMark x1="25000" y1="27619" x2="25000" y2="27619"/>
                                      <a14:foregroundMark x1="24571" y1="28190" x2="24571" y2="28190"/>
                                      <a14:foregroundMark x1="24000" y1="28381" x2="24000" y2="28381"/>
                                      <a14:foregroundMark x1="23714" y1="28381" x2="23714" y2="28381"/>
                                      <a14:foregroundMark x1="26571" y1="27238" x2="26571" y2="27238"/>
                                      <a14:foregroundMark x1="49571" y1="19238" x2="49571" y2="19238"/>
                                      <a14:foregroundMark x1="46143" y1="13905" x2="46143" y2="13905"/>
                                      <a14:foregroundMark x1="44571" y1="15810" x2="44571" y2="15810"/>
                                      <a14:foregroundMark x1="43857" y1="15619" x2="43857" y2="15619"/>
                                      <a14:foregroundMark x1="44286" y1="15429" x2="44286" y2="15429"/>
                                      <a14:foregroundMark x1="45286" y1="15429" x2="45286" y2="15429"/>
                                      <a14:foregroundMark x1="45143" y1="14857" x2="45143" y2="14857"/>
                                      <a14:foregroundMark x1="59143" y1="11619" x2="59143" y2="11619"/>
                                      <a14:foregroundMark x1="60286" y1="11048" x2="60286" y2="11048"/>
                                      <a14:foregroundMark x1="61571" y1="10667" x2="61571" y2="10667"/>
                                      <a14:foregroundMark x1="63143" y1="10095" x2="63143" y2="10095"/>
                                      <a14:foregroundMark x1="62429" y1="9905" x2="57857" y2="12000"/>
                                      <a14:foregroundMark x1="73571" y1="20571" x2="80286" y2="19429"/>
                                      <a14:foregroundMark x1="70714" y1="25143" x2="74143" y2="36381"/>
                                      <a14:foregroundMark x1="74143" y1="36381" x2="74571" y2="40952"/>
                                      <a14:foregroundMark x1="75143" y1="39048" x2="83857" y2="37333"/>
                                      <a14:foregroundMark x1="83857" y1="37333" x2="88714" y2="32952"/>
                                      <a14:foregroundMark x1="74286" y1="69714" x2="74286" y2="69714"/>
                                      <a14:foregroundMark x1="73857" y1="70286" x2="74143" y2="69333"/>
                                      <a14:foregroundMark x1="74714" y1="69714" x2="73286" y2="69714"/>
                                      <a14:foregroundMark x1="74143" y1="74095" x2="74571" y2="74286"/>
                                      <a14:foregroundMark x1="76429" y1="81905" x2="76429" y2="81905"/>
                                      <a14:foregroundMark x1="75286" y1="90667" x2="75286" y2="90667"/>
                                      <a14:foregroundMark x1="57000" y1="94476" x2="57000" y2="94476"/>
                                      <a14:foregroundMark x1="58571" y1="94857" x2="58571" y2="94857"/>
                                      <a14:foregroundMark x1="65000" y1="94476" x2="65000" y2="94476"/>
                                      <a14:foregroundMark x1="25857" y1="92190" x2="25857" y2="92190"/>
                                      <a14:foregroundMark x1="21143" y1="91619" x2="21143" y2="91619"/>
                                      <a14:foregroundMark x1="19571" y1="92190" x2="20000" y2="91238"/>
                                      <a14:foregroundMark x1="21143" y1="91429" x2="22714" y2="92190"/>
                                      <a14:foregroundMark x1="26571" y1="77524" x2="26429" y2="76952"/>
                                      <a14:foregroundMark x1="27429" y1="72571" x2="27714" y2="72190"/>
                                      <a14:foregroundMark x1="26571" y1="70667" x2="26286" y2="69905"/>
                                      <a14:foregroundMark x1="27714" y1="72381" x2="26429" y2="72762"/>
                                      <a14:foregroundMark x1="21286" y1="65714" x2="21286" y2="65524"/>
                                      <a14:foregroundMark x1="22286" y1="65143" x2="12286" y2="71048"/>
                                      <a14:foregroundMark x1="22000" y1="65143" x2="14429" y2="68381"/>
                                      <a14:foregroundMark x1="21714" y1="51048" x2="5857" y2="59048"/>
                                      <a14:foregroundMark x1="21000" y1="41714" x2="21000" y2="41714"/>
                                      <a14:foregroundMark x1="21143" y1="42286" x2="20000" y2="41714"/>
                                      <a14:foregroundMark x1="21143" y1="33524" x2="23714" y2="35238"/>
                                      <a14:foregroundMark x1="21571" y1="32762" x2="23143" y2="35238"/>
                                      <a14:foregroundMark x1="19571" y1="31429" x2="20714" y2="31619"/>
                                      <a14:foregroundMark x1="63000" y1="15429" x2="63000" y2="15429"/>
                                      <a14:foregroundMark x1="62000" y1="19810" x2="62000" y2="19810"/>
                                      <a14:foregroundMark x1="67143" y1="15048" x2="67143" y2="15048"/>
                                      <a14:foregroundMark x1="66286" y1="16000" x2="68571" y2="18095"/>
                                      <a14:foregroundMark x1="67286" y1="9143" x2="67571" y2="18095"/>
                                      <a14:foregroundMark x1="66000" y1="5143" x2="68000" y2="12000"/>
                                      <a14:foregroundMark x1="66143" y1="4952" x2="69429" y2="5333"/>
                                      <a14:foregroundMark x1="69857" y1="80571" x2="69143" y2="80000"/>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3521075" cy="2639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C2A02">
            <w:rPr>
              <w:noProof/>
            </w:rPr>
            <w:drawing>
              <wp:anchor distT="0" distB="0" distL="114300" distR="114300" simplePos="0" relativeHeight="251663360" behindDoc="0" locked="0" layoutInCell="1" allowOverlap="1" wp14:anchorId="2703E09E" wp14:editId="34CDB3FB">
                <wp:simplePos x="0" y="0"/>
                <wp:positionH relativeFrom="margin">
                  <wp:align>right</wp:align>
                </wp:positionH>
                <wp:positionV relativeFrom="paragraph">
                  <wp:posOffset>7897495</wp:posOffset>
                </wp:positionV>
                <wp:extent cx="1511935" cy="873125"/>
                <wp:effectExtent l="0" t="0" r="0" b="3175"/>
                <wp:wrapNone/>
                <wp:docPr id="13" name="Picture 13" descr="Resultado de imagem para fontys logo png"/>
                <wp:cNvGraphicFramePr/>
                <a:graphic xmlns:a="http://schemas.openxmlformats.org/drawingml/2006/main">
                  <a:graphicData uri="http://schemas.openxmlformats.org/drawingml/2006/picture">
                    <pic:pic xmlns:pic="http://schemas.openxmlformats.org/drawingml/2006/picture">
                      <pic:nvPicPr>
                        <pic:cNvPr id="13" name="Picture 13" descr="Resultado de imagem para fontys logo png"/>
                        <pic:cNvPicPr/>
                      </pic:nvPicPr>
                      <pic:blipFill>
                        <a:blip r:embed="rId13" cstate="print">
                          <a:biLevel thresh="75000"/>
                          <a:extLst>
                            <a:ext uri="{BEBA8EAE-BF5A-486C-A8C5-ECC9F3942E4B}">
                              <a14:imgProps xmlns:a14="http://schemas.microsoft.com/office/drawing/2010/main">
                                <a14:imgLayer r:embed="rId14">
                                  <a14:imgEffect>
                                    <a14:brightnessContrast bright="-3000"/>
                                  </a14:imgEffect>
                                </a14:imgLayer>
                              </a14:imgProps>
                            </a:ext>
                            <a:ext uri="{28A0092B-C50C-407E-A947-70E740481C1C}">
                              <a14:useLocalDpi xmlns:a14="http://schemas.microsoft.com/office/drawing/2010/main" val="0"/>
                            </a:ext>
                          </a:extLst>
                        </a:blip>
                        <a:srcRect/>
                        <a:stretch>
                          <a:fillRect/>
                        </a:stretch>
                      </pic:blipFill>
                      <pic:spPr bwMode="auto">
                        <a:xfrm>
                          <a:off x="0" y="0"/>
                          <a:ext cx="1511935" cy="873125"/>
                        </a:xfrm>
                        <a:prstGeom prst="rect">
                          <a:avLst/>
                        </a:prstGeom>
                        <a:noFill/>
                        <a:ln>
                          <a:noFill/>
                        </a:ln>
                      </pic:spPr>
                    </pic:pic>
                  </a:graphicData>
                </a:graphic>
              </wp:anchor>
            </w:drawing>
          </w:r>
          <w:r w:rsidRPr="006C2A02">
            <w:rPr>
              <w:noProof/>
            </w:rPr>
            <mc:AlternateContent>
              <mc:Choice Requires="wps">
                <w:drawing>
                  <wp:anchor distT="0" distB="0" distL="114300" distR="114300" simplePos="0" relativeHeight="251662336" behindDoc="0" locked="0" layoutInCell="1" allowOverlap="1" wp14:anchorId="280A3F06" wp14:editId="21EE7489">
                    <wp:simplePos x="0" y="0"/>
                    <wp:positionH relativeFrom="margin">
                      <wp:align>left</wp:align>
                    </wp:positionH>
                    <wp:positionV relativeFrom="paragraph">
                      <wp:posOffset>7267575</wp:posOffset>
                    </wp:positionV>
                    <wp:extent cx="1594485" cy="541655"/>
                    <wp:effectExtent l="0" t="0" r="0" b="0"/>
                    <wp:wrapNone/>
                    <wp:docPr id="5" name="Text Box 5"/>
                    <wp:cNvGraphicFramePr/>
                    <a:graphic xmlns:a="http://schemas.openxmlformats.org/drawingml/2006/main">
                      <a:graphicData uri="http://schemas.microsoft.com/office/word/2010/wordprocessingShape">
                        <wps:wsp>
                          <wps:cNvSpPr txBox="1"/>
                          <wps:spPr>
                            <a:xfrm>
                              <a:off x="0" y="0"/>
                              <a:ext cx="1594485" cy="541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D1CF86" w14:textId="77777777" w:rsidR="002A7416" w:rsidRPr="00324696" w:rsidRDefault="002A7416" w:rsidP="00F505D9">
                                <w:pPr>
                                  <w:rPr>
                                    <w:sz w:val="36"/>
                                    <w:lang w:val="pt-PT"/>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24696">
                                  <w:rPr>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GROUP 34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80A3F06" id="Text Box 5" o:spid="_x0000_s1031" type="#_x0000_t202" style="position:absolute;margin-left:0;margin-top:572.25pt;width:125.55pt;height:42.6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" filled="f" stroked="f" strokeweight=".5pt">
                    <v:textbox>
                      <w:txbxContent>
                        <w:p w14:paraId="74D1CF86" w14:textId="77777777" w:rsidR="002A7416" w:rsidRPr="00324696" w:rsidRDefault="002A7416" w:rsidP="00F505D9">
                          <w:pPr>
                            <w:rPr>
                              <w:sz w:val="36"/>
                              <w:lang w:val="pt-PT"/>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24696">
                            <w:rPr>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GROUP 34</w:t>
                          </w:r>
                        </w:p>
                      </w:txbxContent>
                    </v:textbox>
                    <w10:wrap anchorx="margin"/>
                  </v:shape>
                </w:pict>
              </mc:Fallback>
            </mc:AlternateContent>
          </w:r>
          <w:r w:rsidRPr="006C2A02">
            <w:rPr>
              <w:noProof/>
            </w:rPr>
            <mc:AlternateContent>
              <mc:Choice Requires="wps">
                <w:drawing>
                  <wp:anchor distT="0" distB="0" distL="114300" distR="114300" simplePos="0" relativeHeight="251661312" behindDoc="0" locked="0" layoutInCell="1" allowOverlap="1" wp14:anchorId="3577CE78" wp14:editId="4D27B278">
                    <wp:simplePos x="0" y="0"/>
                    <wp:positionH relativeFrom="margin">
                      <wp:align>left</wp:align>
                    </wp:positionH>
                    <wp:positionV relativeFrom="paragraph">
                      <wp:posOffset>7691755</wp:posOffset>
                    </wp:positionV>
                    <wp:extent cx="2524125" cy="1329055"/>
                    <wp:effectExtent l="0" t="0" r="0" b="4445"/>
                    <wp:wrapNone/>
                    <wp:docPr id="9" name="Text Box 9"/>
                    <wp:cNvGraphicFramePr/>
                    <a:graphic xmlns:a="http://schemas.openxmlformats.org/drawingml/2006/main">
                      <a:graphicData uri="http://schemas.microsoft.com/office/word/2010/wordprocessingShape">
                        <wps:wsp>
                          <wps:cNvSpPr txBox="1"/>
                          <wps:spPr>
                            <a:xfrm>
                              <a:off x="0" y="0"/>
                              <a:ext cx="2524125" cy="1329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DC8A88" w14:textId="77777777" w:rsidR="002A7416" w:rsidRPr="00864058" w:rsidRDefault="002A7416" w:rsidP="00F505D9">
                                <w:pPr>
                                  <w:spacing w:line="276" w:lineRule="auto"/>
                                  <w:rPr>
                                    <w:color w:val="262626" w:themeColor="text1" w:themeTint="D9"/>
                                    <w:lang w:val="de-DE"/>
                                  </w:rPr>
                                </w:pPr>
                                <w:r w:rsidRPr="00864058">
                                  <w:rPr>
                                    <w:color w:val="262626" w:themeColor="text1" w:themeTint="D9"/>
                                    <w:lang w:val="de-DE"/>
                                  </w:rPr>
                                  <w:t>Dholon Akter</w:t>
                                </w:r>
                                <w:r w:rsidRPr="00864058">
                                  <w:rPr>
                                    <w:color w:val="262626" w:themeColor="text1" w:themeTint="D9"/>
                                    <w:lang w:val="de-DE"/>
                                  </w:rPr>
                                  <w:tab/>
                                  <w:t>| Nr. 3047040</w:t>
                                </w:r>
                              </w:p>
                              <w:p w14:paraId="5EBB5500" w14:textId="73EFA12C" w:rsidR="002A7416" w:rsidRPr="00864058" w:rsidRDefault="002A7416" w:rsidP="00F505D9">
                                <w:pPr>
                                  <w:spacing w:line="276" w:lineRule="auto"/>
                                  <w:rPr>
                                    <w:color w:val="262626" w:themeColor="text1" w:themeTint="D9"/>
                                    <w:lang w:val="de-DE"/>
                                  </w:rPr>
                                </w:pPr>
                                <w:r w:rsidRPr="00864058">
                                  <w:rPr>
                                    <w:color w:val="262626" w:themeColor="text1" w:themeTint="D9"/>
                                    <w:lang w:val="de-DE"/>
                                  </w:rPr>
                                  <w:t>Chanelle Hart</w:t>
                                </w:r>
                                <w:r>
                                  <w:rPr>
                                    <w:color w:val="262626" w:themeColor="text1" w:themeTint="D9"/>
                                    <w:lang w:val="de-DE"/>
                                  </w:rPr>
                                  <w:tab/>
                                </w:r>
                                <w:r w:rsidRPr="00864058">
                                  <w:rPr>
                                    <w:color w:val="262626" w:themeColor="text1" w:themeTint="D9"/>
                                    <w:lang w:val="de-DE"/>
                                  </w:rPr>
                                  <w:t>| Nr. 3323781</w:t>
                                </w:r>
                              </w:p>
                              <w:p w14:paraId="53B8D9C9" w14:textId="77777777" w:rsidR="002A7416" w:rsidRPr="00864058" w:rsidRDefault="002A7416" w:rsidP="00F505D9">
                                <w:pPr>
                                  <w:spacing w:line="276" w:lineRule="auto"/>
                                  <w:rPr>
                                    <w:color w:val="262626" w:themeColor="text1" w:themeTint="D9"/>
                                    <w:lang w:val="pt-PT"/>
                                  </w:rPr>
                                </w:pPr>
                                <w:r w:rsidRPr="00864058">
                                  <w:rPr>
                                    <w:color w:val="262626" w:themeColor="text1" w:themeTint="D9"/>
                                    <w:lang w:val="pt-PT"/>
                                  </w:rPr>
                                  <w:t>Talia Santos</w:t>
                                </w:r>
                                <w:r w:rsidRPr="00864058">
                                  <w:rPr>
                                    <w:color w:val="262626" w:themeColor="text1" w:themeTint="D9"/>
                                    <w:lang w:val="pt-PT"/>
                                  </w:rPr>
                                  <w:tab/>
                                  <w:t>| Nr. 3294579</w:t>
                                </w:r>
                              </w:p>
                              <w:p w14:paraId="7587C65D" w14:textId="77777777" w:rsidR="002A7416" w:rsidRPr="00864058" w:rsidRDefault="002A7416" w:rsidP="00F505D9">
                                <w:pPr>
                                  <w:spacing w:line="276" w:lineRule="auto"/>
                                  <w:rPr>
                                    <w:color w:val="262626" w:themeColor="text1" w:themeTint="D9"/>
                                    <w:lang w:val="pt-PT"/>
                                  </w:rPr>
                                </w:pPr>
                                <w:r w:rsidRPr="00864058">
                                  <w:rPr>
                                    <w:color w:val="262626" w:themeColor="text1" w:themeTint="D9"/>
                                    <w:lang w:val="pt-PT"/>
                                  </w:rPr>
                                  <w:t>Thanh Hoàng</w:t>
                                </w:r>
                                <w:r w:rsidRPr="00864058">
                                  <w:rPr>
                                    <w:color w:val="262626" w:themeColor="text1" w:themeTint="D9"/>
                                    <w:lang w:val="pt-PT"/>
                                  </w:rPr>
                                  <w:tab/>
                                  <w:t>| Nr. 3353362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577CE78" id="Text Box 9" o:spid="_x0000_s1032" type="#_x0000_t202" style="position:absolute;margin-left:0;margin-top:605.65pt;width:198.75pt;height:104.6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" filled="f" stroked="f" strokeweight=".5pt">
                    <v:textbox>
                      <w:txbxContent>
                        <w:p w14:paraId="23DC8A88" w14:textId="77777777" w:rsidR="002A7416" w:rsidRPr="00864058" w:rsidRDefault="002A7416" w:rsidP="00F505D9">
                          <w:pPr>
                            <w:spacing w:line="276" w:lineRule="auto"/>
                            <w:rPr>
                              <w:color w:val="262626" w:themeColor="text1" w:themeTint="D9"/>
                              <w:lang w:val="de-DE"/>
                            </w:rPr>
                          </w:pPr>
                          <w:r w:rsidRPr="00864058">
                            <w:rPr>
                              <w:color w:val="262626" w:themeColor="text1" w:themeTint="D9"/>
                              <w:lang w:val="de-DE"/>
                            </w:rPr>
                            <w:t>Dholon Akter</w:t>
                          </w:r>
                          <w:r w:rsidRPr="00864058">
                            <w:rPr>
                              <w:color w:val="262626" w:themeColor="text1" w:themeTint="D9"/>
                              <w:lang w:val="de-DE"/>
                            </w:rPr>
                            <w:tab/>
                            <w:t>| Nr. 3047040</w:t>
                          </w:r>
                        </w:p>
                        <w:p w14:paraId="5EBB5500" w14:textId="73EFA12C" w:rsidR="002A7416" w:rsidRPr="00864058" w:rsidRDefault="002A7416" w:rsidP="00F505D9">
                          <w:pPr>
                            <w:spacing w:line="276" w:lineRule="auto"/>
                            <w:rPr>
                              <w:color w:val="262626" w:themeColor="text1" w:themeTint="D9"/>
                              <w:lang w:val="de-DE"/>
                            </w:rPr>
                          </w:pPr>
                          <w:r w:rsidRPr="00864058">
                            <w:rPr>
                              <w:color w:val="262626" w:themeColor="text1" w:themeTint="D9"/>
                              <w:lang w:val="de-DE"/>
                            </w:rPr>
                            <w:t>Chanelle Hart</w:t>
                          </w:r>
                          <w:r>
                            <w:rPr>
                              <w:color w:val="262626" w:themeColor="text1" w:themeTint="D9"/>
                              <w:lang w:val="de-DE"/>
                            </w:rPr>
                            <w:tab/>
                          </w:r>
                          <w:r w:rsidRPr="00864058">
                            <w:rPr>
                              <w:color w:val="262626" w:themeColor="text1" w:themeTint="D9"/>
                              <w:lang w:val="de-DE"/>
                            </w:rPr>
                            <w:t>| Nr. 3323781</w:t>
                          </w:r>
                        </w:p>
                        <w:p w14:paraId="53B8D9C9" w14:textId="77777777" w:rsidR="002A7416" w:rsidRPr="00864058" w:rsidRDefault="002A7416" w:rsidP="00F505D9">
                          <w:pPr>
                            <w:spacing w:line="276" w:lineRule="auto"/>
                            <w:rPr>
                              <w:color w:val="262626" w:themeColor="text1" w:themeTint="D9"/>
                              <w:lang w:val="pt-PT"/>
                            </w:rPr>
                          </w:pPr>
                          <w:r w:rsidRPr="00864058">
                            <w:rPr>
                              <w:color w:val="262626" w:themeColor="text1" w:themeTint="D9"/>
                              <w:lang w:val="pt-PT"/>
                            </w:rPr>
                            <w:t>Talia Santos</w:t>
                          </w:r>
                          <w:r w:rsidRPr="00864058">
                            <w:rPr>
                              <w:color w:val="262626" w:themeColor="text1" w:themeTint="D9"/>
                              <w:lang w:val="pt-PT"/>
                            </w:rPr>
                            <w:tab/>
                            <w:t>| Nr. 3294579</w:t>
                          </w:r>
                        </w:p>
                        <w:p w14:paraId="7587C65D" w14:textId="77777777" w:rsidR="002A7416" w:rsidRPr="00864058" w:rsidRDefault="002A7416" w:rsidP="00F505D9">
                          <w:pPr>
                            <w:spacing w:line="276" w:lineRule="auto"/>
                            <w:rPr>
                              <w:color w:val="262626" w:themeColor="text1" w:themeTint="D9"/>
                              <w:lang w:val="pt-PT"/>
                            </w:rPr>
                          </w:pPr>
                          <w:r w:rsidRPr="00864058">
                            <w:rPr>
                              <w:color w:val="262626" w:themeColor="text1" w:themeTint="D9"/>
                              <w:lang w:val="pt-PT"/>
                            </w:rPr>
                            <w:t>Thanh Hoàng</w:t>
                          </w:r>
                          <w:r w:rsidRPr="00864058">
                            <w:rPr>
                              <w:color w:val="262626" w:themeColor="text1" w:themeTint="D9"/>
                              <w:lang w:val="pt-PT"/>
                            </w:rPr>
                            <w:tab/>
                            <w:t>| Nr. 3353362</w:t>
                          </w:r>
                        </w:p>
                      </w:txbxContent>
                    </v:textbox>
                    <w10:wrap anchorx="margin"/>
                  </v:shape>
                </w:pict>
              </mc:Fallback>
            </mc:AlternateContent>
          </w:r>
          <w:r w:rsidR="00F505D9" w:rsidRPr="006C2A02">
            <w:rPr>
              <w:noProof/>
            </w:rPr>
            <mc:AlternateContent>
              <mc:Choice Requires="wps">
                <w:drawing>
                  <wp:anchor distT="0" distB="0" distL="114300" distR="114300" simplePos="0" relativeHeight="251665408" behindDoc="0" locked="0" layoutInCell="1" allowOverlap="1" wp14:anchorId="7AFB29E8" wp14:editId="410304E6">
                    <wp:simplePos x="0" y="0"/>
                    <wp:positionH relativeFrom="column">
                      <wp:posOffset>-739775</wp:posOffset>
                    </wp:positionH>
                    <wp:positionV relativeFrom="paragraph">
                      <wp:posOffset>7647940</wp:posOffset>
                    </wp:positionV>
                    <wp:extent cx="7214235" cy="45085"/>
                    <wp:effectExtent l="19050" t="19050" r="24765" b="12065"/>
                    <wp:wrapNone/>
                    <wp:docPr id="12" name="Rectangle 12"/>
                    <wp:cNvGraphicFramePr/>
                    <a:graphic xmlns:a="http://schemas.openxmlformats.org/drawingml/2006/main">
                      <a:graphicData uri="http://schemas.microsoft.com/office/word/2010/wordprocessingShape">
                        <wps:wsp>
                          <wps:cNvSpPr/>
                          <wps:spPr>
                            <a:xfrm>
                              <a:off x="0" y="0"/>
                              <a:ext cx="7214235" cy="45085"/>
                            </a:xfrm>
                            <a:prstGeom prst="rect">
                              <a:avLst/>
                            </a:prstGeom>
                            <a:solidFill>
                              <a:srgbClr val="C00000"/>
                            </a:solidFill>
                            <a:ln w="28575">
                              <a:solidFill>
                                <a:schemeClr val="bg2">
                                  <a:lumMod val="9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64F44E" id="Rectangle 12" o:spid="_x0000_s1026" style="position:absolute;margin-left:-58.25pt;margin-top:602.2pt;width:568.05pt;height:3.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" fillcolor="#c00000" strokecolor="#cfcdcd [2894]" strokeweight="2.25pt"/>
                </w:pict>
              </mc:Fallback>
            </mc:AlternateContent>
          </w:r>
          <w:r w:rsidR="00F505D9" w:rsidRPr="006C2A02">
            <w:rPr>
              <w:rFonts w:eastAsiaTheme="minorEastAsia"/>
              <w:color w:val="4472C4" w:themeColor="accent1"/>
              <w:lang w:val="pt-PT"/>
            </w:rPr>
            <w:br w:type="page"/>
          </w:r>
        </w:p>
      </w:sdtContent>
    </w:sdt>
    <w:p w14:paraId="55D0DD1D" w14:textId="3B110ACB" w:rsidR="00116731" w:rsidRDefault="00116731" w:rsidP="00116731">
      <w:pPr>
        <w:pStyle w:val="Kop1"/>
        <w:rPr>
          <w:rFonts w:eastAsiaTheme="minorEastAsia"/>
          <w:lang w:val="pt-PT"/>
        </w:rPr>
      </w:pPr>
      <w:bookmarkStart w:id="1" w:name="_Toc508106359"/>
      <w:r>
        <w:rPr>
          <w:rFonts w:eastAsiaTheme="minorEastAsia"/>
          <w:lang w:val="pt-PT"/>
        </w:rPr>
        <w:lastRenderedPageBreak/>
        <w:t>Version History</w:t>
      </w:r>
      <w:bookmarkEnd w:id="1"/>
    </w:p>
    <w:p w14:paraId="17D7DB00" w14:textId="77777777" w:rsidR="00473699" w:rsidRPr="00473699" w:rsidRDefault="00473699" w:rsidP="00473699">
      <w:pPr>
        <w:rPr>
          <w:lang w:val="pt-PT"/>
        </w:rPr>
      </w:pPr>
    </w:p>
    <w:tbl>
      <w:tblPr>
        <w:tblStyle w:val="Tabelraster"/>
        <w:tblW w:w="0" w:type="auto"/>
        <w:tblLook w:val="04A0" w:firstRow="1" w:lastRow="0" w:firstColumn="1" w:lastColumn="0" w:noHBand="0" w:noVBand="1"/>
      </w:tblPr>
      <w:tblGrid>
        <w:gridCol w:w="1016"/>
        <w:gridCol w:w="1576"/>
        <w:gridCol w:w="1128"/>
        <w:gridCol w:w="1439"/>
        <w:gridCol w:w="1190"/>
        <w:gridCol w:w="2893"/>
      </w:tblGrid>
      <w:tr w:rsidR="001835D7" w14:paraId="683CCE69" w14:textId="77777777" w:rsidTr="001835D7">
        <w:tc>
          <w:tcPr>
            <w:tcW w:w="984" w:type="dxa"/>
          </w:tcPr>
          <w:p w14:paraId="19BB7F71" w14:textId="784F2BF8" w:rsidR="005546D3" w:rsidRPr="001835D7" w:rsidRDefault="005546D3" w:rsidP="001835D7">
            <w:pPr>
              <w:jc w:val="center"/>
              <w:rPr>
                <w:b/>
                <w:lang w:val="pt-PT"/>
              </w:rPr>
            </w:pPr>
            <w:r w:rsidRPr="001835D7">
              <w:rPr>
                <w:b/>
                <w:lang w:val="pt-PT"/>
              </w:rPr>
              <w:t>Version #</w:t>
            </w:r>
          </w:p>
        </w:tc>
        <w:tc>
          <w:tcPr>
            <w:tcW w:w="1483" w:type="dxa"/>
          </w:tcPr>
          <w:p w14:paraId="4914C12E" w14:textId="46A09549" w:rsidR="005546D3" w:rsidRPr="001835D7" w:rsidRDefault="005546D3" w:rsidP="001835D7">
            <w:pPr>
              <w:jc w:val="center"/>
              <w:rPr>
                <w:b/>
                <w:lang w:val="pt-PT"/>
              </w:rPr>
            </w:pPr>
            <w:r w:rsidRPr="001835D7">
              <w:rPr>
                <w:b/>
                <w:lang w:val="pt-PT"/>
              </w:rPr>
              <w:t>Implemented By</w:t>
            </w:r>
          </w:p>
        </w:tc>
        <w:tc>
          <w:tcPr>
            <w:tcW w:w="1128" w:type="dxa"/>
          </w:tcPr>
          <w:p w14:paraId="3C43E537" w14:textId="3BBCB922" w:rsidR="005546D3" w:rsidRPr="001835D7" w:rsidRDefault="005546D3" w:rsidP="001835D7">
            <w:pPr>
              <w:jc w:val="center"/>
              <w:rPr>
                <w:b/>
                <w:lang w:val="pt-PT"/>
              </w:rPr>
            </w:pPr>
            <w:r w:rsidRPr="001835D7">
              <w:rPr>
                <w:b/>
                <w:lang w:val="pt-PT"/>
              </w:rPr>
              <w:t>Revision Date</w:t>
            </w:r>
          </w:p>
        </w:tc>
        <w:tc>
          <w:tcPr>
            <w:tcW w:w="1440" w:type="dxa"/>
          </w:tcPr>
          <w:p w14:paraId="13BD5137" w14:textId="46ABB138" w:rsidR="005546D3" w:rsidRPr="001835D7" w:rsidRDefault="005546D3" w:rsidP="001835D7">
            <w:pPr>
              <w:jc w:val="center"/>
              <w:rPr>
                <w:b/>
                <w:lang w:val="pt-PT"/>
              </w:rPr>
            </w:pPr>
            <w:r w:rsidRPr="001835D7">
              <w:rPr>
                <w:b/>
                <w:lang w:val="pt-PT"/>
              </w:rPr>
              <w:t>Approved By</w:t>
            </w:r>
          </w:p>
        </w:tc>
        <w:tc>
          <w:tcPr>
            <w:tcW w:w="1080" w:type="dxa"/>
          </w:tcPr>
          <w:p w14:paraId="60E1637A" w14:textId="042A27DF" w:rsidR="005546D3" w:rsidRPr="001835D7" w:rsidRDefault="005546D3" w:rsidP="001835D7">
            <w:pPr>
              <w:jc w:val="center"/>
              <w:rPr>
                <w:b/>
                <w:lang w:val="pt-PT"/>
              </w:rPr>
            </w:pPr>
            <w:r w:rsidRPr="001835D7">
              <w:rPr>
                <w:b/>
                <w:lang w:val="pt-PT"/>
              </w:rPr>
              <w:t>Approval Date</w:t>
            </w:r>
          </w:p>
        </w:tc>
        <w:tc>
          <w:tcPr>
            <w:tcW w:w="2901" w:type="dxa"/>
          </w:tcPr>
          <w:p w14:paraId="41B21783" w14:textId="0DE091BE" w:rsidR="005546D3" w:rsidRPr="001835D7" w:rsidRDefault="005546D3" w:rsidP="001835D7">
            <w:pPr>
              <w:jc w:val="center"/>
              <w:rPr>
                <w:b/>
                <w:lang w:val="pt-PT"/>
              </w:rPr>
            </w:pPr>
            <w:r w:rsidRPr="001835D7">
              <w:rPr>
                <w:b/>
                <w:lang w:val="pt-PT"/>
              </w:rPr>
              <w:t>Reason</w:t>
            </w:r>
          </w:p>
        </w:tc>
      </w:tr>
      <w:tr w:rsidR="001835D7" w14:paraId="4C2A6C79" w14:textId="77777777" w:rsidTr="001835D7">
        <w:tc>
          <w:tcPr>
            <w:tcW w:w="984" w:type="dxa"/>
          </w:tcPr>
          <w:p w14:paraId="65B5AFC8" w14:textId="1CA681E7" w:rsidR="005342E8" w:rsidRDefault="005342E8" w:rsidP="00116731">
            <w:pPr>
              <w:rPr>
                <w:lang w:val="pt-PT"/>
              </w:rPr>
            </w:pPr>
            <w:r>
              <w:rPr>
                <w:lang w:val="pt-PT"/>
              </w:rPr>
              <w:t>0.5</w:t>
            </w:r>
          </w:p>
        </w:tc>
        <w:tc>
          <w:tcPr>
            <w:tcW w:w="1483" w:type="dxa"/>
          </w:tcPr>
          <w:p w14:paraId="06256F51" w14:textId="6C171A87" w:rsidR="005342E8" w:rsidRDefault="005342E8" w:rsidP="00116731">
            <w:pPr>
              <w:rPr>
                <w:lang w:val="pt-PT"/>
              </w:rPr>
            </w:pPr>
            <w:r>
              <w:rPr>
                <w:lang w:val="pt-PT"/>
              </w:rPr>
              <w:t>T</w:t>
            </w:r>
            <w:r w:rsidR="00A360FB">
              <w:rPr>
                <w:lang w:val="pt-PT"/>
              </w:rPr>
              <w:t>.</w:t>
            </w:r>
            <w:r>
              <w:rPr>
                <w:lang w:val="pt-PT"/>
              </w:rPr>
              <w:t xml:space="preserve"> Santos</w:t>
            </w:r>
          </w:p>
        </w:tc>
        <w:tc>
          <w:tcPr>
            <w:tcW w:w="1128" w:type="dxa"/>
          </w:tcPr>
          <w:p w14:paraId="652C19DD" w14:textId="18CFFCED" w:rsidR="005342E8" w:rsidRDefault="00BF749D" w:rsidP="00116731">
            <w:pPr>
              <w:rPr>
                <w:lang w:val="pt-PT"/>
              </w:rPr>
            </w:pPr>
            <w:r>
              <w:rPr>
                <w:lang w:val="pt-PT"/>
              </w:rPr>
              <w:t>20th Feb</w:t>
            </w:r>
          </w:p>
        </w:tc>
        <w:tc>
          <w:tcPr>
            <w:tcW w:w="1440" w:type="dxa"/>
          </w:tcPr>
          <w:p w14:paraId="67E93043" w14:textId="1A162DFF" w:rsidR="005342E8" w:rsidRDefault="00A360FB" w:rsidP="00116731">
            <w:pPr>
              <w:rPr>
                <w:lang w:val="pt-PT"/>
              </w:rPr>
            </w:pPr>
            <w:r>
              <w:rPr>
                <w:lang w:val="pt-PT"/>
              </w:rPr>
              <w:t>-</w:t>
            </w:r>
          </w:p>
        </w:tc>
        <w:tc>
          <w:tcPr>
            <w:tcW w:w="1080" w:type="dxa"/>
          </w:tcPr>
          <w:p w14:paraId="77ED79A4" w14:textId="4353C4B4" w:rsidR="005342E8" w:rsidRDefault="00A360FB" w:rsidP="00116731">
            <w:pPr>
              <w:rPr>
                <w:lang w:val="pt-PT"/>
              </w:rPr>
            </w:pPr>
            <w:r>
              <w:rPr>
                <w:lang w:val="pt-PT"/>
              </w:rPr>
              <w:t>-</w:t>
            </w:r>
          </w:p>
        </w:tc>
        <w:tc>
          <w:tcPr>
            <w:tcW w:w="2901" w:type="dxa"/>
          </w:tcPr>
          <w:p w14:paraId="6C6079B8" w14:textId="2FC19824" w:rsidR="005342E8" w:rsidRDefault="001D13E7" w:rsidP="00116731">
            <w:pPr>
              <w:rPr>
                <w:lang w:val="pt-PT"/>
              </w:rPr>
            </w:pPr>
            <w:r>
              <w:rPr>
                <w:lang w:val="pt-PT"/>
              </w:rPr>
              <w:t>Rough draft</w:t>
            </w:r>
          </w:p>
        </w:tc>
      </w:tr>
      <w:tr w:rsidR="001835D7" w14:paraId="2FCE1E66" w14:textId="77777777" w:rsidTr="001835D7">
        <w:tc>
          <w:tcPr>
            <w:tcW w:w="984" w:type="dxa"/>
          </w:tcPr>
          <w:p w14:paraId="7FC77978" w14:textId="6B318902" w:rsidR="005546D3" w:rsidRDefault="005546D3" w:rsidP="00116731">
            <w:pPr>
              <w:rPr>
                <w:lang w:val="pt-PT"/>
              </w:rPr>
            </w:pPr>
            <w:r>
              <w:rPr>
                <w:lang w:val="pt-PT"/>
              </w:rPr>
              <w:t>1.0</w:t>
            </w:r>
          </w:p>
        </w:tc>
        <w:tc>
          <w:tcPr>
            <w:tcW w:w="1483" w:type="dxa"/>
          </w:tcPr>
          <w:p w14:paraId="228BDCF1" w14:textId="412933A9" w:rsidR="005546D3" w:rsidRDefault="002715C9" w:rsidP="00116731">
            <w:pPr>
              <w:rPr>
                <w:lang w:val="pt-PT"/>
              </w:rPr>
            </w:pPr>
            <w:r w:rsidRPr="006C2A02">
              <w:t>T</w:t>
            </w:r>
            <w:r w:rsidR="00A360FB">
              <w:t>.</w:t>
            </w:r>
            <w:r w:rsidRPr="006C2A02">
              <w:t xml:space="preserve"> Hoàng</w:t>
            </w:r>
          </w:p>
        </w:tc>
        <w:tc>
          <w:tcPr>
            <w:tcW w:w="1128" w:type="dxa"/>
          </w:tcPr>
          <w:p w14:paraId="6AA7D633" w14:textId="67E5B536" w:rsidR="005546D3" w:rsidRDefault="0072336C" w:rsidP="00116731">
            <w:pPr>
              <w:rPr>
                <w:lang w:val="pt-PT"/>
              </w:rPr>
            </w:pPr>
            <w:r>
              <w:rPr>
                <w:lang w:val="pt-PT"/>
              </w:rPr>
              <w:t>21st Feb</w:t>
            </w:r>
          </w:p>
        </w:tc>
        <w:tc>
          <w:tcPr>
            <w:tcW w:w="1440" w:type="dxa"/>
          </w:tcPr>
          <w:p w14:paraId="43D15BC3" w14:textId="730E2021" w:rsidR="005546D3" w:rsidRDefault="00A360FB" w:rsidP="00116731">
            <w:pPr>
              <w:rPr>
                <w:lang w:val="pt-PT"/>
              </w:rPr>
            </w:pPr>
            <w:r>
              <w:t>G.</w:t>
            </w:r>
            <w:r w:rsidRPr="006C2A02">
              <w:t xml:space="preserve"> Hilderink</w:t>
            </w:r>
          </w:p>
        </w:tc>
        <w:tc>
          <w:tcPr>
            <w:tcW w:w="1080" w:type="dxa"/>
          </w:tcPr>
          <w:p w14:paraId="51BA1DA2" w14:textId="42F297BE" w:rsidR="005546D3" w:rsidRDefault="00A360FB" w:rsidP="00116731">
            <w:pPr>
              <w:rPr>
                <w:lang w:val="pt-PT"/>
              </w:rPr>
            </w:pPr>
            <w:r>
              <w:rPr>
                <w:lang w:val="pt-PT"/>
              </w:rPr>
              <w:t>27th Feb</w:t>
            </w:r>
          </w:p>
        </w:tc>
        <w:tc>
          <w:tcPr>
            <w:tcW w:w="2901" w:type="dxa"/>
          </w:tcPr>
          <w:p w14:paraId="6C0FA8DD" w14:textId="639DA986" w:rsidR="005546D3" w:rsidRDefault="0002300A" w:rsidP="00116731">
            <w:pPr>
              <w:rPr>
                <w:lang w:val="pt-PT"/>
              </w:rPr>
            </w:pPr>
            <w:r>
              <w:rPr>
                <w:lang w:val="pt-PT"/>
              </w:rPr>
              <w:t>Project Plan V1.0</w:t>
            </w:r>
          </w:p>
        </w:tc>
      </w:tr>
      <w:tr w:rsidR="001835D7" w14:paraId="77B1B51E" w14:textId="77777777" w:rsidTr="001835D7">
        <w:tc>
          <w:tcPr>
            <w:tcW w:w="984" w:type="dxa"/>
          </w:tcPr>
          <w:p w14:paraId="1170E921" w14:textId="5999B0B4" w:rsidR="005546D3" w:rsidRDefault="005546D3" w:rsidP="00116731">
            <w:pPr>
              <w:rPr>
                <w:lang w:val="pt-PT"/>
              </w:rPr>
            </w:pPr>
            <w:r>
              <w:rPr>
                <w:lang w:val="pt-PT"/>
              </w:rPr>
              <w:t>1.1</w:t>
            </w:r>
          </w:p>
        </w:tc>
        <w:tc>
          <w:tcPr>
            <w:tcW w:w="1483" w:type="dxa"/>
          </w:tcPr>
          <w:p w14:paraId="33AC41B3" w14:textId="3A64460F" w:rsidR="005546D3" w:rsidRDefault="00A360FB" w:rsidP="00116731">
            <w:pPr>
              <w:rPr>
                <w:lang w:val="pt-PT"/>
              </w:rPr>
            </w:pPr>
            <w:r>
              <w:rPr>
                <w:lang w:val="pt-PT"/>
              </w:rPr>
              <w:t>C.</w:t>
            </w:r>
            <w:r w:rsidR="00102C2F">
              <w:rPr>
                <w:lang w:val="pt-PT"/>
              </w:rPr>
              <w:t xml:space="preserve"> Hart</w:t>
            </w:r>
          </w:p>
        </w:tc>
        <w:tc>
          <w:tcPr>
            <w:tcW w:w="1128" w:type="dxa"/>
          </w:tcPr>
          <w:p w14:paraId="72613808" w14:textId="4DA8F0A3" w:rsidR="005546D3" w:rsidRDefault="0072336C" w:rsidP="00116731">
            <w:pPr>
              <w:rPr>
                <w:lang w:val="pt-PT"/>
              </w:rPr>
            </w:pPr>
            <w:r>
              <w:rPr>
                <w:lang w:val="pt-PT"/>
              </w:rPr>
              <w:t>27th Feb</w:t>
            </w:r>
          </w:p>
        </w:tc>
        <w:tc>
          <w:tcPr>
            <w:tcW w:w="1440" w:type="dxa"/>
          </w:tcPr>
          <w:p w14:paraId="16AF7A1A" w14:textId="6409089A" w:rsidR="005546D3" w:rsidRDefault="00A360FB" w:rsidP="00116731">
            <w:pPr>
              <w:rPr>
                <w:lang w:val="pt-PT"/>
              </w:rPr>
            </w:pPr>
            <w:r>
              <w:rPr>
                <w:lang w:val="pt-PT"/>
              </w:rPr>
              <w:t>-</w:t>
            </w:r>
          </w:p>
        </w:tc>
        <w:tc>
          <w:tcPr>
            <w:tcW w:w="1080" w:type="dxa"/>
          </w:tcPr>
          <w:p w14:paraId="64EC0033" w14:textId="05EFFA14" w:rsidR="005546D3" w:rsidRDefault="00A360FB" w:rsidP="00116731">
            <w:pPr>
              <w:rPr>
                <w:lang w:val="pt-PT"/>
              </w:rPr>
            </w:pPr>
            <w:r>
              <w:rPr>
                <w:lang w:val="pt-PT"/>
              </w:rPr>
              <w:t>-</w:t>
            </w:r>
          </w:p>
        </w:tc>
        <w:tc>
          <w:tcPr>
            <w:tcW w:w="2901" w:type="dxa"/>
          </w:tcPr>
          <w:p w14:paraId="4CD08CAD" w14:textId="0C72ABC8" w:rsidR="005546D3" w:rsidRDefault="007E4FE9" w:rsidP="00116731">
            <w:pPr>
              <w:rPr>
                <w:lang w:val="pt-PT"/>
              </w:rPr>
            </w:pPr>
            <w:r>
              <w:rPr>
                <w:lang w:val="pt-PT"/>
              </w:rPr>
              <w:t>Altered info and set up</w:t>
            </w:r>
          </w:p>
        </w:tc>
      </w:tr>
      <w:tr w:rsidR="001835D7" w14:paraId="08F4AC15" w14:textId="77777777" w:rsidTr="001835D7">
        <w:tc>
          <w:tcPr>
            <w:tcW w:w="984" w:type="dxa"/>
          </w:tcPr>
          <w:p w14:paraId="777E2BCB" w14:textId="6C168B4D" w:rsidR="005546D3" w:rsidRDefault="009901A1" w:rsidP="00116731">
            <w:pPr>
              <w:rPr>
                <w:lang w:val="pt-PT"/>
              </w:rPr>
            </w:pPr>
            <w:r>
              <w:rPr>
                <w:lang w:val="pt-PT"/>
              </w:rPr>
              <w:t>1.2</w:t>
            </w:r>
          </w:p>
        </w:tc>
        <w:tc>
          <w:tcPr>
            <w:tcW w:w="1483" w:type="dxa"/>
          </w:tcPr>
          <w:p w14:paraId="3E62FA2A" w14:textId="566B35CD" w:rsidR="005546D3" w:rsidRDefault="00102C2F" w:rsidP="00116731">
            <w:pPr>
              <w:rPr>
                <w:lang w:val="pt-PT"/>
              </w:rPr>
            </w:pPr>
            <w:r>
              <w:rPr>
                <w:lang w:val="pt-PT"/>
              </w:rPr>
              <w:t>C</w:t>
            </w:r>
            <w:r w:rsidR="00A360FB">
              <w:rPr>
                <w:lang w:val="pt-PT"/>
              </w:rPr>
              <w:t>.</w:t>
            </w:r>
            <w:r>
              <w:rPr>
                <w:lang w:val="pt-PT"/>
              </w:rPr>
              <w:t xml:space="preserve"> Hart</w:t>
            </w:r>
          </w:p>
        </w:tc>
        <w:tc>
          <w:tcPr>
            <w:tcW w:w="1128" w:type="dxa"/>
          </w:tcPr>
          <w:p w14:paraId="7623FAFD" w14:textId="56D2F460" w:rsidR="005546D3" w:rsidRDefault="0072336C" w:rsidP="00116731">
            <w:pPr>
              <w:rPr>
                <w:lang w:val="pt-PT"/>
              </w:rPr>
            </w:pPr>
            <w:r>
              <w:rPr>
                <w:lang w:val="pt-PT"/>
              </w:rPr>
              <w:t>6th Mar</w:t>
            </w:r>
          </w:p>
        </w:tc>
        <w:tc>
          <w:tcPr>
            <w:tcW w:w="1440" w:type="dxa"/>
          </w:tcPr>
          <w:p w14:paraId="5D60C507" w14:textId="77777777" w:rsidR="005546D3" w:rsidRDefault="005546D3" w:rsidP="00116731">
            <w:pPr>
              <w:rPr>
                <w:lang w:val="pt-PT"/>
              </w:rPr>
            </w:pPr>
          </w:p>
        </w:tc>
        <w:tc>
          <w:tcPr>
            <w:tcW w:w="1080" w:type="dxa"/>
          </w:tcPr>
          <w:p w14:paraId="647386F7" w14:textId="77777777" w:rsidR="005546D3" w:rsidRDefault="005546D3" w:rsidP="00116731">
            <w:pPr>
              <w:rPr>
                <w:lang w:val="pt-PT"/>
              </w:rPr>
            </w:pPr>
          </w:p>
        </w:tc>
        <w:tc>
          <w:tcPr>
            <w:tcW w:w="2901" w:type="dxa"/>
          </w:tcPr>
          <w:p w14:paraId="3F0DA160" w14:textId="0A5051CE" w:rsidR="005546D3" w:rsidRDefault="001D13E7" w:rsidP="00116731">
            <w:pPr>
              <w:rPr>
                <w:lang w:val="pt-PT"/>
              </w:rPr>
            </w:pPr>
            <w:r>
              <w:rPr>
                <w:lang w:val="pt-PT"/>
              </w:rPr>
              <w:t>Additional details from mentor’s advise</w:t>
            </w:r>
            <w:r w:rsidR="007E4FE9">
              <w:rPr>
                <w:lang w:val="pt-PT"/>
              </w:rPr>
              <w:t>.</w:t>
            </w:r>
          </w:p>
        </w:tc>
      </w:tr>
      <w:tr w:rsidR="001835D7" w14:paraId="6A689E7F" w14:textId="77777777" w:rsidTr="001835D7">
        <w:tc>
          <w:tcPr>
            <w:tcW w:w="984" w:type="dxa"/>
          </w:tcPr>
          <w:p w14:paraId="2D7A4AB1" w14:textId="3DA1C57F" w:rsidR="005546D3" w:rsidRDefault="006F3B03" w:rsidP="00116731">
            <w:pPr>
              <w:rPr>
                <w:lang w:val="pt-PT"/>
              </w:rPr>
            </w:pPr>
            <w:r>
              <w:rPr>
                <w:lang w:val="pt-PT"/>
              </w:rPr>
              <w:t>1.</w:t>
            </w:r>
            <w:r w:rsidR="00397CE3">
              <w:rPr>
                <w:lang w:val="pt-PT"/>
              </w:rPr>
              <w:t>3</w:t>
            </w:r>
          </w:p>
        </w:tc>
        <w:tc>
          <w:tcPr>
            <w:tcW w:w="1483" w:type="dxa"/>
          </w:tcPr>
          <w:p w14:paraId="47903075" w14:textId="0A2A2BD4" w:rsidR="005546D3" w:rsidRDefault="006F3B03" w:rsidP="00116731">
            <w:pPr>
              <w:rPr>
                <w:lang w:val="pt-PT"/>
              </w:rPr>
            </w:pPr>
            <w:r>
              <w:rPr>
                <w:lang w:val="pt-PT"/>
              </w:rPr>
              <w:t xml:space="preserve">T. </w:t>
            </w:r>
            <w:r w:rsidRPr="00DF1C3D">
              <w:rPr>
                <w:lang w:val="de-DE"/>
              </w:rPr>
              <w:t>Hoàng</w:t>
            </w:r>
            <w:r w:rsidR="00DD02B7" w:rsidRPr="00DF1C3D">
              <w:rPr>
                <w:lang w:val="de-DE"/>
              </w:rPr>
              <w:br/>
            </w:r>
            <w:r w:rsidR="00DD02B7">
              <w:rPr>
                <w:lang w:val="pt-PT"/>
              </w:rPr>
              <w:t>T. Santos</w:t>
            </w:r>
            <w:r w:rsidR="00DF1C3D">
              <w:rPr>
                <w:lang w:val="pt-PT"/>
              </w:rPr>
              <w:br/>
              <w:t>D. Akter</w:t>
            </w:r>
          </w:p>
        </w:tc>
        <w:tc>
          <w:tcPr>
            <w:tcW w:w="1128" w:type="dxa"/>
          </w:tcPr>
          <w:p w14:paraId="019FCF46" w14:textId="7B9B2860" w:rsidR="005546D3" w:rsidRDefault="0002300A" w:rsidP="00116731">
            <w:pPr>
              <w:rPr>
                <w:lang w:val="pt-PT"/>
              </w:rPr>
            </w:pPr>
            <w:r>
              <w:rPr>
                <w:lang w:val="pt-PT"/>
              </w:rPr>
              <w:t>6th Mar</w:t>
            </w:r>
          </w:p>
        </w:tc>
        <w:tc>
          <w:tcPr>
            <w:tcW w:w="1440" w:type="dxa"/>
          </w:tcPr>
          <w:p w14:paraId="6ADF70F1" w14:textId="77777777" w:rsidR="005546D3" w:rsidRDefault="005546D3" w:rsidP="00116731">
            <w:pPr>
              <w:rPr>
                <w:lang w:val="pt-PT"/>
              </w:rPr>
            </w:pPr>
          </w:p>
        </w:tc>
        <w:tc>
          <w:tcPr>
            <w:tcW w:w="1080" w:type="dxa"/>
          </w:tcPr>
          <w:p w14:paraId="18FCB674" w14:textId="77777777" w:rsidR="005546D3" w:rsidRDefault="005546D3" w:rsidP="00116731">
            <w:pPr>
              <w:rPr>
                <w:lang w:val="pt-PT"/>
              </w:rPr>
            </w:pPr>
          </w:p>
        </w:tc>
        <w:tc>
          <w:tcPr>
            <w:tcW w:w="2901" w:type="dxa"/>
          </w:tcPr>
          <w:p w14:paraId="31F04A8C" w14:textId="0CF0D4BE" w:rsidR="005546D3" w:rsidRDefault="0002300A" w:rsidP="00116731">
            <w:pPr>
              <w:rPr>
                <w:lang w:val="pt-PT"/>
              </w:rPr>
            </w:pPr>
            <w:r>
              <w:rPr>
                <w:lang w:val="pt-PT"/>
              </w:rPr>
              <w:t>Comments</w:t>
            </w:r>
            <w:r w:rsidR="00FB561B">
              <w:rPr>
                <w:lang w:val="pt-PT"/>
              </w:rPr>
              <w:t xml:space="preserve"> on</w:t>
            </w:r>
            <w:r>
              <w:rPr>
                <w:lang w:val="pt-PT"/>
              </w:rPr>
              <w:t xml:space="preserve"> changes</w:t>
            </w:r>
            <w:r w:rsidR="00FB561B">
              <w:rPr>
                <w:lang w:val="pt-PT"/>
              </w:rPr>
              <w:t xml:space="preserve"> to be made</w:t>
            </w:r>
          </w:p>
        </w:tc>
      </w:tr>
      <w:tr w:rsidR="001835D7" w14:paraId="34A138EE" w14:textId="77777777" w:rsidTr="001835D7">
        <w:tc>
          <w:tcPr>
            <w:tcW w:w="984" w:type="dxa"/>
          </w:tcPr>
          <w:p w14:paraId="4A954C79" w14:textId="6B744051" w:rsidR="005546D3" w:rsidRDefault="0002300A" w:rsidP="00116731">
            <w:pPr>
              <w:rPr>
                <w:lang w:val="pt-PT"/>
              </w:rPr>
            </w:pPr>
            <w:r>
              <w:rPr>
                <w:lang w:val="pt-PT"/>
              </w:rPr>
              <w:t>2.0</w:t>
            </w:r>
          </w:p>
        </w:tc>
        <w:tc>
          <w:tcPr>
            <w:tcW w:w="1483" w:type="dxa"/>
          </w:tcPr>
          <w:p w14:paraId="5CA38BBB" w14:textId="0A8A3AD5" w:rsidR="005546D3" w:rsidRDefault="0002300A" w:rsidP="00116731">
            <w:pPr>
              <w:rPr>
                <w:lang w:val="pt-PT"/>
              </w:rPr>
            </w:pPr>
            <w:r>
              <w:rPr>
                <w:lang w:val="pt-PT"/>
              </w:rPr>
              <w:t>C. Hart</w:t>
            </w:r>
          </w:p>
        </w:tc>
        <w:tc>
          <w:tcPr>
            <w:tcW w:w="1128" w:type="dxa"/>
          </w:tcPr>
          <w:p w14:paraId="0934739B" w14:textId="621C0549" w:rsidR="005546D3" w:rsidRDefault="0002300A" w:rsidP="00116731">
            <w:pPr>
              <w:rPr>
                <w:lang w:val="pt-PT"/>
              </w:rPr>
            </w:pPr>
            <w:r>
              <w:rPr>
                <w:lang w:val="pt-PT"/>
              </w:rPr>
              <w:t>6th Mar</w:t>
            </w:r>
          </w:p>
        </w:tc>
        <w:tc>
          <w:tcPr>
            <w:tcW w:w="1440" w:type="dxa"/>
          </w:tcPr>
          <w:p w14:paraId="3C43BFA6" w14:textId="77777777" w:rsidR="005546D3" w:rsidRDefault="005546D3" w:rsidP="00116731">
            <w:pPr>
              <w:rPr>
                <w:lang w:val="pt-PT"/>
              </w:rPr>
            </w:pPr>
          </w:p>
        </w:tc>
        <w:tc>
          <w:tcPr>
            <w:tcW w:w="1080" w:type="dxa"/>
          </w:tcPr>
          <w:p w14:paraId="0E1C21F1" w14:textId="77777777" w:rsidR="005546D3" w:rsidRDefault="005546D3" w:rsidP="00116731">
            <w:pPr>
              <w:rPr>
                <w:lang w:val="pt-PT"/>
              </w:rPr>
            </w:pPr>
          </w:p>
        </w:tc>
        <w:tc>
          <w:tcPr>
            <w:tcW w:w="2901" w:type="dxa"/>
          </w:tcPr>
          <w:p w14:paraId="684EDDD6" w14:textId="0E2AD788" w:rsidR="005546D3" w:rsidRDefault="0002300A" w:rsidP="00116731">
            <w:pPr>
              <w:rPr>
                <w:lang w:val="pt-PT"/>
              </w:rPr>
            </w:pPr>
            <w:r>
              <w:rPr>
                <w:lang w:val="pt-PT"/>
              </w:rPr>
              <w:t>Project Plan V2.0</w:t>
            </w:r>
          </w:p>
        </w:tc>
      </w:tr>
    </w:tbl>
    <w:p w14:paraId="720E7700" w14:textId="77777777" w:rsidR="00116731" w:rsidRPr="00116731" w:rsidRDefault="00116731" w:rsidP="00116731">
      <w:pPr>
        <w:rPr>
          <w:lang w:val="pt-PT"/>
        </w:rPr>
      </w:pPr>
    </w:p>
    <w:p w14:paraId="677600BF" w14:textId="667C9E46" w:rsidR="00116731" w:rsidRDefault="00116731">
      <w:pPr>
        <w:rPr>
          <w:rFonts w:eastAsiaTheme="minorEastAsia"/>
          <w:color w:val="4472C4" w:themeColor="accent1"/>
          <w:lang w:val="pt-PT"/>
        </w:rPr>
      </w:pPr>
      <w:r>
        <w:rPr>
          <w:rFonts w:eastAsiaTheme="minorEastAsia"/>
          <w:color w:val="4472C4" w:themeColor="accent1"/>
          <w:lang w:val="pt-PT"/>
        </w:rPr>
        <w:br w:type="page"/>
      </w:r>
    </w:p>
    <w:sdt>
      <w:sdtPr>
        <w:rPr>
          <w:rFonts w:ascii="Times New Roman" w:eastAsiaTheme="minorHAnsi" w:hAnsi="Times New Roman" w:cs="Times New Roman"/>
          <w:b w:val="0"/>
          <w:color w:val="CC0000"/>
          <w:sz w:val="22"/>
          <w:szCs w:val="22"/>
          <w:lang w:val="en-GB"/>
        </w:rPr>
        <w:id w:val="590895475"/>
        <w:docPartObj>
          <w:docPartGallery w:val="Table of Contents"/>
          <w:docPartUnique/>
        </w:docPartObj>
      </w:sdtPr>
      <w:sdtEndPr>
        <w:rPr>
          <w:bCs/>
          <w:noProof/>
          <w:color w:val="auto"/>
          <w:sz w:val="24"/>
          <w:szCs w:val="24"/>
          <w:lang w:val="en-US"/>
        </w:rPr>
      </w:sdtEndPr>
      <w:sdtContent>
        <w:p w14:paraId="7231742A" w14:textId="77777777" w:rsidR="00EF4602" w:rsidRPr="00651A20" w:rsidRDefault="00EF4602" w:rsidP="005A65E0">
          <w:pPr>
            <w:pStyle w:val="Kopvaninhoudsopgave"/>
            <w:rPr>
              <w:rStyle w:val="Kop1Char"/>
              <w:b w:val="0"/>
              <w:color w:val="C00000"/>
            </w:rPr>
          </w:pPr>
          <w:r w:rsidRPr="00651A20">
            <w:rPr>
              <w:rStyle w:val="Kop1Char"/>
              <w:b w:val="0"/>
              <w:color w:val="C00000"/>
            </w:rPr>
            <w:t>Table of Contents</w:t>
          </w:r>
        </w:p>
        <w:p w14:paraId="1CE2DCE5" w14:textId="2F146F3F" w:rsidR="00651A20" w:rsidRPr="00651A20" w:rsidRDefault="00EF4602">
          <w:pPr>
            <w:pStyle w:val="Inhopg1"/>
            <w:tabs>
              <w:tab w:val="right" w:leader="dot" w:pos="9016"/>
            </w:tabs>
            <w:rPr>
              <w:rFonts w:ascii="Times New Roman" w:eastAsiaTheme="minorEastAsia" w:hAnsi="Times New Roman" w:cs="Times New Roman"/>
              <w:noProof/>
              <w:sz w:val="24"/>
              <w:szCs w:val="24"/>
              <w:lang w:val="en-US"/>
            </w:rPr>
          </w:pPr>
          <w:r w:rsidRPr="00651A20">
            <w:rPr>
              <w:rFonts w:ascii="Times New Roman" w:hAnsi="Times New Roman" w:cs="Times New Roman"/>
              <w:sz w:val="24"/>
              <w:szCs w:val="24"/>
            </w:rPr>
            <w:fldChar w:fldCharType="begin"/>
          </w:r>
          <w:r w:rsidRPr="00651A20">
            <w:rPr>
              <w:rFonts w:ascii="Times New Roman" w:hAnsi="Times New Roman" w:cs="Times New Roman"/>
              <w:sz w:val="24"/>
              <w:szCs w:val="24"/>
            </w:rPr>
            <w:instrText xml:space="preserve"> TOC \o "1-3" \h \z \u </w:instrText>
          </w:r>
          <w:r w:rsidRPr="00651A20">
            <w:rPr>
              <w:rFonts w:ascii="Times New Roman" w:hAnsi="Times New Roman" w:cs="Times New Roman"/>
              <w:sz w:val="24"/>
              <w:szCs w:val="24"/>
            </w:rPr>
            <w:fldChar w:fldCharType="separate"/>
          </w:r>
          <w:hyperlink w:anchor="_Toc508106359" w:history="1">
            <w:r w:rsidR="00651A20" w:rsidRPr="00651A20">
              <w:rPr>
                <w:rStyle w:val="Hyperlink"/>
                <w:rFonts w:ascii="Times New Roman" w:hAnsi="Times New Roman" w:cs="Times New Roman"/>
                <w:noProof/>
                <w:sz w:val="24"/>
                <w:szCs w:val="24"/>
                <w:lang w:val="pt-PT"/>
              </w:rPr>
              <w:t>Version History</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_Toc508106359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0B602A">
              <w:rPr>
                <w:rFonts w:ascii="Times New Roman" w:hAnsi="Times New Roman" w:cs="Times New Roman"/>
                <w:noProof/>
                <w:webHidden/>
                <w:sz w:val="24"/>
                <w:szCs w:val="24"/>
              </w:rPr>
              <w:t>2</w:t>
            </w:r>
            <w:r w:rsidR="00651A20" w:rsidRPr="00651A20">
              <w:rPr>
                <w:rFonts w:ascii="Times New Roman" w:hAnsi="Times New Roman" w:cs="Times New Roman"/>
                <w:noProof/>
                <w:webHidden/>
                <w:sz w:val="24"/>
                <w:szCs w:val="24"/>
              </w:rPr>
              <w:fldChar w:fldCharType="end"/>
            </w:r>
          </w:hyperlink>
        </w:p>
        <w:p w14:paraId="464106EC" w14:textId="08D7FCC2" w:rsidR="00651A20" w:rsidRPr="00651A20" w:rsidRDefault="002A7416">
          <w:pPr>
            <w:pStyle w:val="Inhopg1"/>
            <w:tabs>
              <w:tab w:val="right" w:leader="dot" w:pos="9016"/>
            </w:tabs>
            <w:rPr>
              <w:rFonts w:ascii="Times New Roman" w:eastAsiaTheme="minorEastAsia" w:hAnsi="Times New Roman" w:cs="Times New Roman"/>
              <w:noProof/>
              <w:sz w:val="24"/>
              <w:szCs w:val="24"/>
              <w:lang w:val="en-US"/>
            </w:rPr>
          </w:pPr>
          <w:hyperlink w:anchor="_Toc508106360" w:history="1">
            <w:r w:rsidR="00651A20" w:rsidRPr="00651A20">
              <w:rPr>
                <w:rStyle w:val="Hyperlink"/>
                <w:rFonts w:ascii="Times New Roman" w:hAnsi="Times New Roman" w:cs="Times New Roman"/>
                <w:noProof/>
                <w:sz w:val="24"/>
                <w:szCs w:val="24"/>
              </w:rPr>
              <w:t>Introduction</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_Toc508106360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0B602A">
              <w:rPr>
                <w:rFonts w:ascii="Times New Roman" w:hAnsi="Times New Roman" w:cs="Times New Roman"/>
                <w:noProof/>
                <w:webHidden/>
                <w:sz w:val="24"/>
                <w:szCs w:val="24"/>
              </w:rPr>
              <w:t>4</w:t>
            </w:r>
            <w:r w:rsidR="00651A20" w:rsidRPr="00651A20">
              <w:rPr>
                <w:rFonts w:ascii="Times New Roman" w:hAnsi="Times New Roman" w:cs="Times New Roman"/>
                <w:noProof/>
                <w:webHidden/>
                <w:sz w:val="24"/>
                <w:szCs w:val="24"/>
              </w:rPr>
              <w:fldChar w:fldCharType="end"/>
            </w:r>
          </w:hyperlink>
        </w:p>
        <w:p w14:paraId="47B35B62" w14:textId="2B65C8DA" w:rsidR="00651A20" w:rsidRPr="00651A20" w:rsidRDefault="002A7416">
          <w:pPr>
            <w:pStyle w:val="Inhopg2"/>
            <w:tabs>
              <w:tab w:val="right" w:leader="dot" w:pos="9016"/>
            </w:tabs>
            <w:rPr>
              <w:rFonts w:ascii="Times New Roman" w:eastAsiaTheme="minorEastAsia" w:hAnsi="Times New Roman" w:cs="Times New Roman"/>
              <w:noProof/>
              <w:sz w:val="24"/>
              <w:szCs w:val="24"/>
              <w:lang w:val="en-US"/>
            </w:rPr>
          </w:pPr>
          <w:hyperlink w:anchor="_Toc508106361" w:history="1">
            <w:r w:rsidR="00651A20" w:rsidRPr="00651A20">
              <w:rPr>
                <w:rStyle w:val="Hyperlink"/>
                <w:rFonts w:ascii="Times New Roman" w:hAnsi="Times New Roman" w:cs="Times New Roman"/>
                <w:noProof/>
                <w:sz w:val="24"/>
                <w:szCs w:val="24"/>
              </w:rPr>
              <w:t>The Client</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_Toc508106361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0B602A">
              <w:rPr>
                <w:rFonts w:ascii="Times New Roman" w:hAnsi="Times New Roman" w:cs="Times New Roman"/>
                <w:noProof/>
                <w:webHidden/>
                <w:sz w:val="24"/>
                <w:szCs w:val="24"/>
              </w:rPr>
              <w:t>4</w:t>
            </w:r>
            <w:r w:rsidR="00651A20" w:rsidRPr="00651A20">
              <w:rPr>
                <w:rFonts w:ascii="Times New Roman" w:hAnsi="Times New Roman" w:cs="Times New Roman"/>
                <w:noProof/>
                <w:webHidden/>
                <w:sz w:val="24"/>
                <w:szCs w:val="24"/>
              </w:rPr>
              <w:fldChar w:fldCharType="end"/>
            </w:r>
          </w:hyperlink>
        </w:p>
        <w:p w14:paraId="46C59BAA" w14:textId="21971E72" w:rsidR="00651A20" w:rsidRPr="00651A20" w:rsidRDefault="002A7416">
          <w:pPr>
            <w:pStyle w:val="Inhopg2"/>
            <w:tabs>
              <w:tab w:val="right" w:leader="dot" w:pos="9016"/>
            </w:tabs>
            <w:rPr>
              <w:rFonts w:ascii="Times New Roman" w:eastAsiaTheme="minorEastAsia" w:hAnsi="Times New Roman" w:cs="Times New Roman"/>
              <w:noProof/>
              <w:sz w:val="24"/>
              <w:szCs w:val="24"/>
              <w:lang w:val="en-US"/>
            </w:rPr>
          </w:pPr>
          <w:hyperlink w:anchor="_Toc508106362" w:history="1">
            <w:r w:rsidR="00651A20" w:rsidRPr="00651A20">
              <w:rPr>
                <w:rStyle w:val="Hyperlink"/>
                <w:rFonts w:ascii="Times New Roman" w:hAnsi="Times New Roman" w:cs="Times New Roman"/>
                <w:noProof/>
                <w:sz w:val="24"/>
                <w:szCs w:val="24"/>
              </w:rPr>
              <w:t>The Team</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_Toc508106362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0B602A">
              <w:rPr>
                <w:rFonts w:ascii="Times New Roman" w:hAnsi="Times New Roman" w:cs="Times New Roman"/>
                <w:noProof/>
                <w:webHidden/>
                <w:sz w:val="24"/>
                <w:szCs w:val="24"/>
              </w:rPr>
              <w:t>4</w:t>
            </w:r>
            <w:r w:rsidR="00651A20" w:rsidRPr="00651A20">
              <w:rPr>
                <w:rFonts w:ascii="Times New Roman" w:hAnsi="Times New Roman" w:cs="Times New Roman"/>
                <w:noProof/>
                <w:webHidden/>
                <w:sz w:val="24"/>
                <w:szCs w:val="24"/>
              </w:rPr>
              <w:fldChar w:fldCharType="end"/>
            </w:r>
          </w:hyperlink>
        </w:p>
        <w:p w14:paraId="25F1932A" w14:textId="52433E41" w:rsidR="00651A20" w:rsidRPr="00651A20" w:rsidRDefault="002A7416">
          <w:pPr>
            <w:pStyle w:val="Inhopg2"/>
            <w:tabs>
              <w:tab w:val="right" w:leader="dot" w:pos="9016"/>
            </w:tabs>
            <w:rPr>
              <w:rFonts w:ascii="Times New Roman" w:eastAsiaTheme="minorEastAsia" w:hAnsi="Times New Roman" w:cs="Times New Roman"/>
              <w:noProof/>
              <w:sz w:val="24"/>
              <w:szCs w:val="24"/>
              <w:lang w:val="en-US"/>
            </w:rPr>
          </w:pPr>
          <w:hyperlink w:anchor="_Toc508106363" w:history="1">
            <w:r w:rsidR="00651A20" w:rsidRPr="00651A20">
              <w:rPr>
                <w:rStyle w:val="Hyperlink"/>
                <w:rFonts w:ascii="Times New Roman" w:hAnsi="Times New Roman" w:cs="Times New Roman"/>
                <w:noProof/>
                <w:sz w:val="24"/>
                <w:szCs w:val="24"/>
                <w:lang w:val="fr-FR"/>
              </w:rPr>
              <w:t>Event Description</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_Toc508106363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0B602A">
              <w:rPr>
                <w:rFonts w:ascii="Times New Roman" w:hAnsi="Times New Roman" w:cs="Times New Roman"/>
                <w:noProof/>
                <w:webHidden/>
                <w:sz w:val="24"/>
                <w:szCs w:val="24"/>
              </w:rPr>
              <w:t>4</w:t>
            </w:r>
            <w:r w:rsidR="00651A20" w:rsidRPr="00651A20">
              <w:rPr>
                <w:rFonts w:ascii="Times New Roman" w:hAnsi="Times New Roman" w:cs="Times New Roman"/>
                <w:noProof/>
                <w:webHidden/>
                <w:sz w:val="24"/>
                <w:szCs w:val="24"/>
              </w:rPr>
              <w:fldChar w:fldCharType="end"/>
            </w:r>
          </w:hyperlink>
        </w:p>
        <w:p w14:paraId="3FA773E5" w14:textId="606B546A" w:rsidR="00651A20" w:rsidRPr="00651A20" w:rsidRDefault="002A7416">
          <w:pPr>
            <w:pStyle w:val="Inhopg1"/>
            <w:tabs>
              <w:tab w:val="right" w:leader="dot" w:pos="9016"/>
            </w:tabs>
            <w:rPr>
              <w:rFonts w:ascii="Times New Roman" w:eastAsiaTheme="minorEastAsia" w:hAnsi="Times New Roman" w:cs="Times New Roman"/>
              <w:noProof/>
              <w:sz w:val="24"/>
              <w:szCs w:val="24"/>
              <w:lang w:val="en-US"/>
            </w:rPr>
          </w:pPr>
          <w:hyperlink w:anchor="_Toc508106364" w:history="1">
            <w:r w:rsidR="00651A20" w:rsidRPr="00651A20">
              <w:rPr>
                <w:rStyle w:val="Hyperlink"/>
                <w:rFonts w:ascii="Times New Roman" w:hAnsi="Times New Roman" w:cs="Times New Roman"/>
                <w:noProof/>
                <w:sz w:val="24"/>
                <w:szCs w:val="24"/>
              </w:rPr>
              <w:t>Project Statement</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_Toc508106364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0B602A">
              <w:rPr>
                <w:rFonts w:ascii="Times New Roman" w:hAnsi="Times New Roman" w:cs="Times New Roman"/>
                <w:noProof/>
                <w:webHidden/>
                <w:sz w:val="24"/>
                <w:szCs w:val="24"/>
              </w:rPr>
              <w:t>5</w:t>
            </w:r>
            <w:r w:rsidR="00651A20" w:rsidRPr="00651A20">
              <w:rPr>
                <w:rFonts w:ascii="Times New Roman" w:hAnsi="Times New Roman" w:cs="Times New Roman"/>
                <w:noProof/>
                <w:webHidden/>
                <w:sz w:val="24"/>
                <w:szCs w:val="24"/>
              </w:rPr>
              <w:fldChar w:fldCharType="end"/>
            </w:r>
          </w:hyperlink>
        </w:p>
        <w:p w14:paraId="1615F687" w14:textId="7B5C203F" w:rsidR="00651A20" w:rsidRPr="00651A20" w:rsidRDefault="002A7416">
          <w:pPr>
            <w:pStyle w:val="Inhopg2"/>
            <w:tabs>
              <w:tab w:val="right" w:leader="dot" w:pos="9016"/>
            </w:tabs>
            <w:rPr>
              <w:rFonts w:ascii="Times New Roman" w:eastAsiaTheme="minorEastAsia" w:hAnsi="Times New Roman" w:cs="Times New Roman"/>
              <w:noProof/>
              <w:sz w:val="24"/>
              <w:szCs w:val="24"/>
              <w:lang w:val="en-US"/>
            </w:rPr>
          </w:pPr>
          <w:hyperlink w:anchor="_Toc508106365" w:history="1">
            <w:r w:rsidR="00651A20" w:rsidRPr="00651A20">
              <w:rPr>
                <w:rStyle w:val="Hyperlink"/>
                <w:rFonts w:ascii="Times New Roman" w:hAnsi="Times New Roman" w:cs="Times New Roman"/>
                <w:noProof/>
                <w:sz w:val="24"/>
                <w:szCs w:val="24"/>
              </w:rPr>
              <w:t>Current Situation</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_Toc508106365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0B602A">
              <w:rPr>
                <w:rFonts w:ascii="Times New Roman" w:hAnsi="Times New Roman" w:cs="Times New Roman"/>
                <w:noProof/>
                <w:webHidden/>
                <w:sz w:val="24"/>
                <w:szCs w:val="24"/>
              </w:rPr>
              <w:t>5</w:t>
            </w:r>
            <w:r w:rsidR="00651A20" w:rsidRPr="00651A20">
              <w:rPr>
                <w:rFonts w:ascii="Times New Roman" w:hAnsi="Times New Roman" w:cs="Times New Roman"/>
                <w:noProof/>
                <w:webHidden/>
                <w:sz w:val="24"/>
                <w:szCs w:val="24"/>
              </w:rPr>
              <w:fldChar w:fldCharType="end"/>
            </w:r>
          </w:hyperlink>
        </w:p>
        <w:p w14:paraId="639F66D1" w14:textId="0B0882EA" w:rsidR="00651A20" w:rsidRPr="00651A20" w:rsidRDefault="002A7416">
          <w:pPr>
            <w:pStyle w:val="Inhopg2"/>
            <w:tabs>
              <w:tab w:val="right" w:leader="dot" w:pos="9016"/>
            </w:tabs>
            <w:rPr>
              <w:rFonts w:ascii="Times New Roman" w:eastAsiaTheme="minorEastAsia" w:hAnsi="Times New Roman" w:cs="Times New Roman"/>
              <w:noProof/>
              <w:sz w:val="24"/>
              <w:szCs w:val="24"/>
              <w:lang w:val="en-US"/>
            </w:rPr>
          </w:pPr>
          <w:hyperlink w:anchor="_Toc508106366" w:history="1">
            <w:r w:rsidR="00651A20" w:rsidRPr="00651A20">
              <w:rPr>
                <w:rStyle w:val="Hyperlink"/>
                <w:rFonts w:ascii="Times New Roman" w:hAnsi="Times New Roman" w:cs="Times New Roman"/>
                <w:noProof/>
                <w:sz w:val="24"/>
                <w:szCs w:val="24"/>
              </w:rPr>
              <w:t>Problem Description</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_Toc508106366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0B602A">
              <w:rPr>
                <w:rFonts w:ascii="Times New Roman" w:hAnsi="Times New Roman" w:cs="Times New Roman"/>
                <w:noProof/>
                <w:webHidden/>
                <w:sz w:val="24"/>
                <w:szCs w:val="24"/>
              </w:rPr>
              <w:t>5</w:t>
            </w:r>
            <w:r w:rsidR="00651A20" w:rsidRPr="00651A20">
              <w:rPr>
                <w:rFonts w:ascii="Times New Roman" w:hAnsi="Times New Roman" w:cs="Times New Roman"/>
                <w:noProof/>
                <w:webHidden/>
                <w:sz w:val="24"/>
                <w:szCs w:val="24"/>
              </w:rPr>
              <w:fldChar w:fldCharType="end"/>
            </w:r>
          </w:hyperlink>
        </w:p>
        <w:p w14:paraId="75384E98" w14:textId="18E28310" w:rsidR="00651A20" w:rsidRPr="00651A20" w:rsidRDefault="002A7416">
          <w:pPr>
            <w:pStyle w:val="Inhopg2"/>
            <w:tabs>
              <w:tab w:val="right" w:leader="dot" w:pos="9016"/>
            </w:tabs>
            <w:rPr>
              <w:rFonts w:ascii="Times New Roman" w:eastAsiaTheme="minorEastAsia" w:hAnsi="Times New Roman" w:cs="Times New Roman"/>
              <w:noProof/>
              <w:sz w:val="24"/>
              <w:szCs w:val="24"/>
              <w:lang w:val="en-US"/>
            </w:rPr>
          </w:pPr>
          <w:hyperlink w:anchor="_Toc508106367" w:history="1">
            <w:r w:rsidR="00651A20" w:rsidRPr="00651A20">
              <w:rPr>
                <w:rStyle w:val="Hyperlink"/>
                <w:rFonts w:ascii="Times New Roman" w:hAnsi="Times New Roman" w:cs="Times New Roman"/>
                <w:noProof/>
                <w:sz w:val="24"/>
                <w:szCs w:val="24"/>
              </w:rPr>
              <w:t>Project Goal</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_Toc508106367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0B602A">
              <w:rPr>
                <w:rFonts w:ascii="Times New Roman" w:hAnsi="Times New Roman" w:cs="Times New Roman"/>
                <w:noProof/>
                <w:webHidden/>
                <w:sz w:val="24"/>
                <w:szCs w:val="24"/>
              </w:rPr>
              <w:t>5</w:t>
            </w:r>
            <w:r w:rsidR="00651A20" w:rsidRPr="00651A20">
              <w:rPr>
                <w:rFonts w:ascii="Times New Roman" w:hAnsi="Times New Roman" w:cs="Times New Roman"/>
                <w:noProof/>
                <w:webHidden/>
                <w:sz w:val="24"/>
                <w:szCs w:val="24"/>
              </w:rPr>
              <w:fldChar w:fldCharType="end"/>
            </w:r>
          </w:hyperlink>
        </w:p>
        <w:p w14:paraId="0C2C01ED" w14:textId="60A8AF9A" w:rsidR="00651A20" w:rsidRPr="00651A20" w:rsidRDefault="002A7416">
          <w:pPr>
            <w:pStyle w:val="Inhopg2"/>
            <w:tabs>
              <w:tab w:val="right" w:leader="dot" w:pos="9016"/>
            </w:tabs>
            <w:rPr>
              <w:rFonts w:ascii="Times New Roman" w:eastAsiaTheme="minorEastAsia" w:hAnsi="Times New Roman" w:cs="Times New Roman"/>
              <w:noProof/>
              <w:sz w:val="24"/>
              <w:szCs w:val="24"/>
              <w:lang w:val="en-US"/>
            </w:rPr>
          </w:pPr>
          <w:hyperlink w:anchor="_Toc508106368" w:history="1">
            <w:r w:rsidR="00651A20" w:rsidRPr="00651A20">
              <w:rPr>
                <w:rStyle w:val="Hyperlink"/>
                <w:rFonts w:ascii="Times New Roman" w:hAnsi="Times New Roman" w:cs="Times New Roman"/>
                <w:noProof/>
                <w:sz w:val="24"/>
                <w:szCs w:val="24"/>
              </w:rPr>
              <w:t>Solution Description</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_Toc508106368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0B602A">
              <w:rPr>
                <w:rFonts w:ascii="Times New Roman" w:hAnsi="Times New Roman" w:cs="Times New Roman"/>
                <w:noProof/>
                <w:webHidden/>
                <w:sz w:val="24"/>
                <w:szCs w:val="24"/>
              </w:rPr>
              <w:t>6</w:t>
            </w:r>
            <w:r w:rsidR="00651A20" w:rsidRPr="00651A20">
              <w:rPr>
                <w:rFonts w:ascii="Times New Roman" w:hAnsi="Times New Roman" w:cs="Times New Roman"/>
                <w:noProof/>
                <w:webHidden/>
                <w:sz w:val="24"/>
                <w:szCs w:val="24"/>
              </w:rPr>
              <w:fldChar w:fldCharType="end"/>
            </w:r>
          </w:hyperlink>
        </w:p>
        <w:p w14:paraId="0F52995F" w14:textId="57109FCF" w:rsidR="00651A20" w:rsidRPr="00651A20" w:rsidRDefault="002A7416">
          <w:pPr>
            <w:pStyle w:val="Inhopg1"/>
            <w:tabs>
              <w:tab w:val="right" w:leader="dot" w:pos="9016"/>
            </w:tabs>
            <w:rPr>
              <w:rFonts w:ascii="Times New Roman" w:eastAsiaTheme="minorEastAsia" w:hAnsi="Times New Roman" w:cs="Times New Roman"/>
              <w:noProof/>
              <w:sz w:val="24"/>
              <w:szCs w:val="24"/>
              <w:lang w:val="en-US"/>
            </w:rPr>
          </w:pPr>
          <w:hyperlink w:anchor="_Toc508106369" w:history="1">
            <w:r w:rsidR="00651A20" w:rsidRPr="00651A20">
              <w:rPr>
                <w:rStyle w:val="Hyperlink"/>
                <w:rFonts w:ascii="Times New Roman" w:hAnsi="Times New Roman" w:cs="Times New Roman"/>
                <w:noProof/>
                <w:sz w:val="24"/>
                <w:szCs w:val="24"/>
              </w:rPr>
              <w:t>Project Objectives</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_Toc508106369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0B602A">
              <w:rPr>
                <w:rFonts w:ascii="Times New Roman" w:hAnsi="Times New Roman" w:cs="Times New Roman"/>
                <w:noProof/>
                <w:webHidden/>
                <w:sz w:val="24"/>
                <w:szCs w:val="24"/>
              </w:rPr>
              <w:t>7</w:t>
            </w:r>
            <w:r w:rsidR="00651A20" w:rsidRPr="00651A20">
              <w:rPr>
                <w:rFonts w:ascii="Times New Roman" w:hAnsi="Times New Roman" w:cs="Times New Roman"/>
                <w:noProof/>
                <w:webHidden/>
                <w:sz w:val="24"/>
                <w:szCs w:val="24"/>
              </w:rPr>
              <w:fldChar w:fldCharType="end"/>
            </w:r>
          </w:hyperlink>
        </w:p>
        <w:p w14:paraId="6ED294CB" w14:textId="196718C2" w:rsidR="00651A20" w:rsidRPr="00651A20" w:rsidRDefault="002A7416">
          <w:pPr>
            <w:pStyle w:val="Inhopg2"/>
            <w:tabs>
              <w:tab w:val="right" w:leader="dot" w:pos="9016"/>
            </w:tabs>
            <w:rPr>
              <w:rFonts w:ascii="Times New Roman" w:eastAsiaTheme="minorEastAsia" w:hAnsi="Times New Roman" w:cs="Times New Roman"/>
              <w:noProof/>
              <w:sz w:val="24"/>
              <w:szCs w:val="24"/>
              <w:lang w:val="en-US"/>
            </w:rPr>
          </w:pPr>
          <w:hyperlink w:anchor="_Toc508106370" w:history="1">
            <w:r w:rsidR="00651A20" w:rsidRPr="00651A20">
              <w:rPr>
                <w:rStyle w:val="Hyperlink"/>
                <w:rFonts w:ascii="Times New Roman" w:hAnsi="Times New Roman" w:cs="Times New Roman"/>
                <w:noProof/>
                <w:sz w:val="24"/>
                <w:szCs w:val="24"/>
              </w:rPr>
              <w:t>Deliverables</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_Toc508106370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0B602A">
              <w:rPr>
                <w:rFonts w:ascii="Times New Roman" w:hAnsi="Times New Roman" w:cs="Times New Roman"/>
                <w:noProof/>
                <w:webHidden/>
                <w:sz w:val="24"/>
                <w:szCs w:val="24"/>
              </w:rPr>
              <w:t>7</w:t>
            </w:r>
            <w:r w:rsidR="00651A20" w:rsidRPr="00651A20">
              <w:rPr>
                <w:rFonts w:ascii="Times New Roman" w:hAnsi="Times New Roman" w:cs="Times New Roman"/>
                <w:noProof/>
                <w:webHidden/>
                <w:sz w:val="24"/>
                <w:szCs w:val="24"/>
              </w:rPr>
              <w:fldChar w:fldCharType="end"/>
            </w:r>
          </w:hyperlink>
        </w:p>
        <w:p w14:paraId="1FA3344C" w14:textId="0F10FE23" w:rsidR="00651A20" w:rsidRPr="00651A20" w:rsidRDefault="002A7416">
          <w:pPr>
            <w:pStyle w:val="Inhopg2"/>
            <w:tabs>
              <w:tab w:val="right" w:leader="dot" w:pos="9016"/>
            </w:tabs>
            <w:rPr>
              <w:rFonts w:ascii="Times New Roman" w:eastAsiaTheme="minorEastAsia" w:hAnsi="Times New Roman" w:cs="Times New Roman"/>
              <w:noProof/>
              <w:sz w:val="24"/>
              <w:szCs w:val="24"/>
              <w:lang w:val="en-US"/>
            </w:rPr>
          </w:pPr>
          <w:hyperlink w:anchor="_Toc508106371" w:history="1">
            <w:r w:rsidR="00651A20" w:rsidRPr="00651A20">
              <w:rPr>
                <w:rStyle w:val="Hyperlink"/>
                <w:rFonts w:ascii="Times New Roman" w:hAnsi="Times New Roman" w:cs="Times New Roman"/>
                <w:noProof/>
                <w:sz w:val="24"/>
                <w:szCs w:val="24"/>
              </w:rPr>
              <w:t>Non-Deliverables</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_Toc508106371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0B602A">
              <w:rPr>
                <w:rFonts w:ascii="Times New Roman" w:hAnsi="Times New Roman" w:cs="Times New Roman"/>
                <w:noProof/>
                <w:webHidden/>
                <w:sz w:val="24"/>
                <w:szCs w:val="24"/>
              </w:rPr>
              <w:t>7</w:t>
            </w:r>
            <w:r w:rsidR="00651A20" w:rsidRPr="00651A20">
              <w:rPr>
                <w:rFonts w:ascii="Times New Roman" w:hAnsi="Times New Roman" w:cs="Times New Roman"/>
                <w:noProof/>
                <w:webHidden/>
                <w:sz w:val="24"/>
                <w:szCs w:val="24"/>
              </w:rPr>
              <w:fldChar w:fldCharType="end"/>
            </w:r>
          </w:hyperlink>
        </w:p>
        <w:p w14:paraId="531A0786" w14:textId="0723A8EA" w:rsidR="00651A20" w:rsidRPr="00651A20" w:rsidRDefault="002A7416">
          <w:pPr>
            <w:pStyle w:val="Inhopg2"/>
            <w:tabs>
              <w:tab w:val="right" w:leader="dot" w:pos="9016"/>
            </w:tabs>
            <w:rPr>
              <w:rFonts w:ascii="Times New Roman" w:eastAsiaTheme="minorEastAsia" w:hAnsi="Times New Roman" w:cs="Times New Roman"/>
              <w:noProof/>
              <w:sz w:val="24"/>
              <w:szCs w:val="24"/>
              <w:lang w:val="en-US"/>
            </w:rPr>
          </w:pPr>
          <w:hyperlink w:anchor="_Toc508106372" w:history="1">
            <w:r w:rsidR="00651A20" w:rsidRPr="00651A20">
              <w:rPr>
                <w:rStyle w:val="Hyperlink"/>
                <w:rFonts w:ascii="Times New Roman" w:hAnsi="Times New Roman" w:cs="Times New Roman"/>
                <w:noProof/>
                <w:sz w:val="24"/>
                <w:szCs w:val="24"/>
              </w:rPr>
              <w:t>Functional Requirements</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_Toc508106372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0B602A">
              <w:rPr>
                <w:rFonts w:ascii="Times New Roman" w:hAnsi="Times New Roman" w:cs="Times New Roman"/>
                <w:noProof/>
                <w:webHidden/>
                <w:sz w:val="24"/>
                <w:szCs w:val="24"/>
              </w:rPr>
              <w:t>7</w:t>
            </w:r>
            <w:r w:rsidR="00651A20" w:rsidRPr="00651A20">
              <w:rPr>
                <w:rFonts w:ascii="Times New Roman" w:hAnsi="Times New Roman" w:cs="Times New Roman"/>
                <w:noProof/>
                <w:webHidden/>
                <w:sz w:val="24"/>
                <w:szCs w:val="24"/>
              </w:rPr>
              <w:fldChar w:fldCharType="end"/>
            </w:r>
          </w:hyperlink>
        </w:p>
        <w:p w14:paraId="289F7733" w14:textId="2228B5EB" w:rsidR="00651A20" w:rsidRPr="00651A20" w:rsidRDefault="002A7416">
          <w:pPr>
            <w:pStyle w:val="Inhopg2"/>
            <w:tabs>
              <w:tab w:val="right" w:leader="dot" w:pos="9016"/>
            </w:tabs>
            <w:rPr>
              <w:rFonts w:ascii="Times New Roman" w:eastAsiaTheme="minorEastAsia" w:hAnsi="Times New Roman" w:cs="Times New Roman"/>
              <w:noProof/>
              <w:sz w:val="24"/>
              <w:szCs w:val="24"/>
              <w:lang w:val="en-US"/>
            </w:rPr>
          </w:pPr>
          <w:hyperlink w:anchor="_Toc508106373" w:history="1">
            <w:r w:rsidR="00651A20" w:rsidRPr="00651A20">
              <w:rPr>
                <w:rStyle w:val="Hyperlink"/>
                <w:rFonts w:ascii="Times New Roman" w:hAnsi="Times New Roman" w:cs="Times New Roman"/>
                <w:noProof/>
                <w:sz w:val="24"/>
                <w:szCs w:val="24"/>
              </w:rPr>
              <w:t>Non-Functional Requirements</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_Toc508106373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0B602A">
              <w:rPr>
                <w:rFonts w:ascii="Times New Roman" w:hAnsi="Times New Roman" w:cs="Times New Roman"/>
                <w:noProof/>
                <w:webHidden/>
                <w:sz w:val="24"/>
                <w:szCs w:val="24"/>
              </w:rPr>
              <w:t>7</w:t>
            </w:r>
            <w:r w:rsidR="00651A20" w:rsidRPr="00651A20">
              <w:rPr>
                <w:rFonts w:ascii="Times New Roman" w:hAnsi="Times New Roman" w:cs="Times New Roman"/>
                <w:noProof/>
                <w:webHidden/>
                <w:sz w:val="24"/>
                <w:szCs w:val="24"/>
              </w:rPr>
              <w:fldChar w:fldCharType="end"/>
            </w:r>
          </w:hyperlink>
        </w:p>
        <w:p w14:paraId="08AC9900" w14:textId="53EE67FC" w:rsidR="00651A20" w:rsidRPr="00651A20" w:rsidRDefault="002A7416">
          <w:pPr>
            <w:pStyle w:val="Inhopg1"/>
            <w:tabs>
              <w:tab w:val="right" w:leader="dot" w:pos="9016"/>
            </w:tabs>
            <w:rPr>
              <w:rFonts w:ascii="Times New Roman" w:eastAsiaTheme="minorEastAsia" w:hAnsi="Times New Roman" w:cs="Times New Roman"/>
              <w:noProof/>
              <w:sz w:val="24"/>
              <w:szCs w:val="24"/>
              <w:lang w:val="en-US"/>
            </w:rPr>
          </w:pPr>
          <w:hyperlink w:anchor="_Toc508106374" w:history="1">
            <w:r w:rsidR="00651A20" w:rsidRPr="00651A20">
              <w:rPr>
                <w:rStyle w:val="Hyperlink"/>
                <w:rFonts w:ascii="Times New Roman" w:hAnsi="Times New Roman" w:cs="Times New Roman"/>
                <w:noProof/>
                <w:sz w:val="24"/>
                <w:szCs w:val="24"/>
              </w:rPr>
              <w:t>Project Constraints</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_Toc508106374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0B602A">
              <w:rPr>
                <w:rFonts w:ascii="Times New Roman" w:hAnsi="Times New Roman" w:cs="Times New Roman"/>
                <w:noProof/>
                <w:webHidden/>
                <w:sz w:val="24"/>
                <w:szCs w:val="24"/>
              </w:rPr>
              <w:t>8</w:t>
            </w:r>
            <w:r w:rsidR="00651A20" w:rsidRPr="00651A20">
              <w:rPr>
                <w:rFonts w:ascii="Times New Roman" w:hAnsi="Times New Roman" w:cs="Times New Roman"/>
                <w:noProof/>
                <w:webHidden/>
                <w:sz w:val="24"/>
                <w:szCs w:val="24"/>
              </w:rPr>
              <w:fldChar w:fldCharType="end"/>
            </w:r>
          </w:hyperlink>
        </w:p>
        <w:p w14:paraId="6FDB9569" w14:textId="63B47FDD" w:rsidR="00651A20" w:rsidRPr="00651A20" w:rsidRDefault="002A7416">
          <w:pPr>
            <w:pStyle w:val="Inhopg1"/>
            <w:tabs>
              <w:tab w:val="right" w:leader="dot" w:pos="9016"/>
            </w:tabs>
            <w:rPr>
              <w:rFonts w:ascii="Times New Roman" w:eastAsiaTheme="minorEastAsia" w:hAnsi="Times New Roman" w:cs="Times New Roman"/>
              <w:noProof/>
              <w:sz w:val="24"/>
              <w:szCs w:val="24"/>
              <w:lang w:val="en-US"/>
            </w:rPr>
          </w:pPr>
          <w:hyperlink w:anchor="_Toc508106381" w:history="1">
            <w:r w:rsidR="00651A20" w:rsidRPr="00651A20">
              <w:rPr>
                <w:rStyle w:val="Hyperlink"/>
                <w:rFonts w:ascii="Times New Roman" w:hAnsi="Times New Roman" w:cs="Times New Roman"/>
                <w:noProof/>
                <w:sz w:val="24"/>
                <w:szCs w:val="24"/>
              </w:rPr>
              <w:t>Project Risks</w:t>
            </w:r>
            <w:r w:rsidR="00651A20" w:rsidRPr="00651A20">
              <w:rPr>
                <w:rFonts w:ascii="Times New Roman" w:hAnsi="Times New Roman" w:cs="Times New Roman"/>
                <w:noProof/>
                <w:webHidden/>
                <w:sz w:val="24"/>
                <w:szCs w:val="24"/>
              </w:rPr>
              <w:tab/>
            </w:r>
            <w:r w:rsidR="00651A20" w:rsidRPr="00651A20">
              <w:rPr>
                <w:rFonts w:ascii="Times New Roman" w:hAnsi="Times New Roman" w:cs="Times New Roman"/>
                <w:noProof/>
                <w:webHidden/>
                <w:sz w:val="24"/>
                <w:szCs w:val="24"/>
              </w:rPr>
              <w:fldChar w:fldCharType="begin"/>
            </w:r>
            <w:r w:rsidR="00651A20" w:rsidRPr="00651A20">
              <w:rPr>
                <w:rFonts w:ascii="Times New Roman" w:hAnsi="Times New Roman" w:cs="Times New Roman"/>
                <w:noProof/>
                <w:webHidden/>
                <w:sz w:val="24"/>
                <w:szCs w:val="24"/>
              </w:rPr>
              <w:instrText xml:space="preserve"> PAGEREF _Toc508106381 \h </w:instrText>
            </w:r>
            <w:r w:rsidR="00651A20" w:rsidRPr="00651A20">
              <w:rPr>
                <w:rFonts w:ascii="Times New Roman" w:hAnsi="Times New Roman" w:cs="Times New Roman"/>
                <w:noProof/>
                <w:webHidden/>
                <w:sz w:val="24"/>
                <w:szCs w:val="24"/>
              </w:rPr>
            </w:r>
            <w:r w:rsidR="00651A20" w:rsidRPr="00651A20">
              <w:rPr>
                <w:rFonts w:ascii="Times New Roman" w:hAnsi="Times New Roman" w:cs="Times New Roman"/>
                <w:noProof/>
                <w:webHidden/>
                <w:sz w:val="24"/>
                <w:szCs w:val="24"/>
              </w:rPr>
              <w:fldChar w:fldCharType="separate"/>
            </w:r>
            <w:r w:rsidR="000B602A">
              <w:rPr>
                <w:rFonts w:ascii="Times New Roman" w:hAnsi="Times New Roman" w:cs="Times New Roman"/>
                <w:noProof/>
                <w:webHidden/>
                <w:sz w:val="24"/>
                <w:szCs w:val="24"/>
              </w:rPr>
              <w:t>9</w:t>
            </w:r>
            <w:r w:rsidR="00651A20" w:rsidRPr="00651A20">
              <w:rPr>
                <w:rFonts w:ascii="Times New Roman" w:hAnsi="Times New Roman" w:cs="Times New Roman"/>
                <w:noProof/>
                <w:webHidden/>
                <w:sz w:val="24"/>
                <w:szCs w:val="24"/>
              </w:rPr>
              <w:fldChar w:fldCharType="end"/>
            </w:r>
          </w:hyperlink>
        </w:p>
        <w:p w14:paraId="6629C2B0" w14:textId="290D6F17" w:rsidR="00651A20" w:rsidRPr="00651A20" w:rsidRDefault="002A7416">
          <w:pPr>
            <w:pStyle w:val="Inhopg1"/>
            <w:tabs>
              <w:tab w:val="right" w:leader="dot" w:pos="9016"/>
            </w:tabs>
            <w:rPr>
              <w:rFonts w:ascii="Times New Roman" w:eastAsiaTheme="minorEastAsia" w:hAnsi="Times New Roman" w:cs="Times New Roman"/>
              <w:noProof/>
              <w:lang w:val="en-US"/>
            </w:rPr>
          </w:pPr>
          <w:hyperlink w:anchor="_Toc508106388" w:history="1">
            <w:r w:rsidR="00651A20" w:rsidRPr="00651A20">
              <w:rPr>
                <w:rStyle w:val="Hyperlink"/>
                <w:rFonts w:ascii="Times New Roman" w:hAnsi="Times New Roman" w:cs="Times New Roman"/>
                <w:noProof/>
              </w:rPr>
              <w:t>Project Phasing</w:t>
            </w:r>
            <w:r w:rsidR="00651A20" w:rsidRPr="00651A20">
              <w:rPr>
                <w:rFonts w:ascii="Times New Roman" w:hAnsi="Times New Roman" w:cs="Times New Roman"/>
                <w:noProof/>
                <w:webHidden/>
              </w:rPr>
              <w:tab/>
            </w:r>
            <w:r w:rsidR="00651A20" w:rsidRPr="00651A20">
              <w:rPr>
                <w:rFonts w:ascii="Times New Roman" w:hAnsi="Times New Roman" w:cs="Times New Roman"/>
                <w:noProof/>
                <w:webHidden/>
              </w:rPr>
              <w:fldChar w:fldCharType="begin"/>
            </w:r>
            <w:r w:rsidR="00651A20" w:rsidRPr="00651A20">
              <w:rPr>
                <w:rFonts w:ascii="Times New Roman" w:hAnsi="Times New Roman" w:cs="Times New Roman"/>
                <w:noProof/>
                <w:webHidden/>
              </w:rPr>
              <w:instrText xml:space="preserve"> PAGEREF _Toc508106388 \h </w:instrText>
            </w:r>
            <w:r w:rsidR="00651A20" w:rsidRPr="00651A20">
              <w:rPr>
                <w:rFonts w:ascii="Times New Roman" w:hAnsi="Times New Roman" w:cs="Times New Roman"/>
                <w:noProof/>
                <w:webHidden/>
              </w:rPr>
            </w:r>
            <w:r w:rsidR="00651A20" w:rsidRPr="00651A20">
              <w:rPr>
                <w:rFonts w:ascii="Times New Roman" w:hAnsi="Times New Roman" w:cs="Times New Roman"/>
                <w:noProof/>
                <w:webHidden/>
              </w:rPr>
              <w:fldChar w:fldCharType="separate"/>
            </w:r>
            <w:r w:rsidR="000B602A">
              <w:rPr>
                <w:rFonts w:ascii="Times New Roman" w:hAnsi="Times New Roman" w:cs="Times New Roman"/>
                <w:noProof/>
                <w:webHidden/>
              </w:rPr>
              <w:t>10</w:t>
            </w:r>
            <w:r w:rsidR="00651A20" w:rsidRPr="00651A20">
              <w:rPr>
                <w:rFonts w:ascii="Times New Roman" w:hAnsi="Times New Roman" w:cs="Times New Roman"/>
                <w:noProof/>
                <w:webHidden/>
              </w:rPr>
              <w:fldChar w:fldCharType="end"/>
            </w:r>
          </w:hyperlink>
        </w:p>
        <w:p w14:paraId="6B1EB62C" w14:textId="444A2BAF" w:rsidR="00651A20" w:rsidRPr="00651A20" w:rsidRDefault="002A7416">
          <w:pPr>
            <w:pStyle w:val="Inhopg2"/>
            <w:tabs>
              <w:tab w:val="right" w:leader="dot" w:pos="9016"/>
            </w:tabs>
            <w:rPr>
              <w:rFonts w:ascii="Times New Roman" w:eastAsiaTheme="minorEastAsia" w:hAnsi="Times New Roman" w:cs="Times New Roman"/>
              <w:noProof/>
              <w:lang w:val="en-US"/>
            </w:rPr>
          </w:pPr>
          <w:hyperlink w:anchor="_Toc508106389" w:history="1">
            <w:r w:rsidR="00651A20" w:rsidRPr="00651A20">
              <w:rPr>
                <w:rStyle w:val="Hyperlink"/>
                <w:rFonts w:ascii="Times New Roman" w:hAnsi="Times New Roman" w:cs="Times New Roman"/>
                <w:noProof/>
              </w:rPr>
              <w:t>Phase 1: Initiation</w:t>
            </w:r>
            <w:r w:rsidR="00651A20" w:rsidRPr="00651A20">
              <w:rPr>
                <w:rFonts w:ascii="Times New Roman" w:hAnsi="Times New Roman" w:cs="Times New Roman"/>
                <w:noProof/>
                <w:webHidden/>
              </w:rPr>
              <w:tab/>
            </w:r>
            <w:r w:rsidR="00651A20" w:rsidRPr="00651A20">
              <w:rPr>
                <w:rFonts w:ascii="Times New Roman" w:hAnsi="Times New Roman" w:cs="Times New Roman"/>
                <w:noProof/>
                <w:webHidden/>
              </w:rPr>
              <w:fldChar w:fldCharType="begin"/>
            </w:r>
            <w:r w:rsidR="00651A20" w:rsidRPr="00651A20">
              <w:rPr>
                <w:rFonts w:ascii="Times New Roman" w:hAnsi="Times New Roman" w:cs="Times New Roman"/>
                <w:noProof/>
                <w:webHidden/>
              </w:rPr>
              <w:instrText xml:space="preserve"> PAGEREF _Toc508106389 \h </w:instrText>
            </w:r>
            <w:r w:rsidR="00651A20" w:rsidRPr="00651A20">
              <w:rPr>
                <w:rFonts w:ascii="Times New Roman" w:hAnsi="Times New Roman" w:cs="Times New Roman"/>
                <w:noProof/>
                <w:webHidden/>
              </w:rPr>
            </w:r>
            <w:r w:rsidR="00651A20" w:rsidRPr="00651A20">
              <w:rPr>
                <w:rFonts w:ascii="Times New Roman" w:hAnsi="Times New Roman" w:cs="Times New Roman"/>
                <w:noProof/>
                <w:webHidden/>
              </w:rPr>
              <w:fldChar w:fldCharType="separate"/>
            </w:r>
            <w:r w:rsidR="000B602A">
              <w:rPr>
                <w:rFonts w:ascii="Times New Roman" w:hAnsi="Times New Roman" w:cs="Times New Roman"/>
                <w:noProof/>
                <w:webHidden/>
              </w:rPr>
              <w:t>10</w:t>
            </w:r>
            <w:r w:rsidR="00651A20" w:rsidRPr="00651A20">
              <w:rPr>
                <w:rFonts w:ascii="Times New Roman" w:hAnsi="Times New Roman" w:cs="Times New Roman"/>
                <w:noProof/>
                <w:webHidden/>
              </w:rPr>
              <w:fldChar w:fldCharType="end"/>
            </w:r>
          </w:hyperlink>
        </w:p>
        <w:p w14:paraId="143FA6D4" w14:textId="032258A4" w:rsidR="00651A20" w:rsidRPr="00651A20" w:rsidRDefault="002A7416">
          <w:pPr>
            <w:pStyle w:val="Inhopg2"/>
            <w:tabs>
              <w:tab w:val="right" w:leader="dot" w:pos="9016"/>
            </w:tabs>
            <w:rPr>
              <w:rFonts w:ascii="Times New Roman" w:eastAsiaTheme="minorEastAsia" w:hAnsi="Times New Roman" w:cs="Times New Roman"/>
              <w:noProof/>
              <w:lang w:val="en-US"/>
            </w:rPr>
          </w:pPr>
          <w:hyperlink w:anchor="_Toc508106390" w:history="1">
            <w:r w:rsidR="00651A20" w:rsidRPr="00651A20">
              <w:rPr>
                <w:rStyle w:val="Hyperlink"/>
                <w:rFonts w:ascii="Times New Roman" w:hAnsi="Times New Roman" w:cs="Times New Roman"/>
                <w:noProof/>
              </w:rPr>
              <w:t>Phase 2: Design</w:t>
            </w:r>
            <w:r w:rsidR="00651A20" w:rsidRPr="00651A20">
              <w:rPr>
                <w:rFonts w:ascii="Times New Roman" w:hAnsi="Times New Roman" w:cs="Times New Roman"/>
                <w:noProof/>
                <w:webHidden/>
              </w:rPr>
              <w:tab/>
            </w:r>
            <w:r w:rsidR="00651A20" w:rsidRPr="00651A20">
              <w:rPr>
                <w:rFonts w:ascii="Times New Roman" w:hAnsi="Times New Roman" w:cs="Times New Roman"/>
                <w:noProof/>
                <w:webHidden/>
              </w:rPr>
              <w:fldChar w:fldCharType="begin"/>
            </w:r>
            <w:r w:rsidR="00651A20" w:rsidRPr="00651A20">
              <w:rPr>
                <w:rFonts w:ascii="Times New Roman" w:hAnsi="Times New Roman" w:cs="Times New Roman"/>
                <w:noProof/>
                <w:webHidden/>
              </w:rPr>
              <w:instrText xml:space="preserve"> PAGEREF _Toc508106390 \h </w:instrText>
            </w:r>
            <w:r w:rsidR="00651A20" w:rsidRPr="00651A20">
              <w:rPr>
                <w:rFonts w:ascii="Times New Roman" w:hAnsi="Times New Roman" w:cs="Times New Roman"/>
                <w:noProof/>
                <w:webHidden/>
              </w:rPr>
            </w:r>
            <w:r w:rsidR="00651A20" w:rsidRPr="00651A20">
              <w:rPr>
                <w:rFonts w:ascii="Times New Roman" w:hAnsi="Times New Roman" w:cs="Times New Roman"/>
                <w:noProof/>
                <w:webHidden/>
              </w:rPr>
              <w:fldChar w:fldCharType="separate"/>
            </w:r>
            <w:r w:rsidR="000B602A">
              <w:rPr>
                <w:rFonts w:ascii="Times New Roman" w:hAnsi="Times New Roman" w:cs="Times New Roman"/>
                <w:noProof/>
                <w:webHidden/>
              </w:rPr>
              <w:t>11</w:t>
            </w:r>
            <w:r w:rsidR="00651A20" w:rsidRPr="00651A20">
              <w:rPr>
                <w:rFonts w:ascii="Times New Roman" w:hAnsi="Times New Roman" w:cs="Times New Roman"/>
                <w:noProof/>
                <w:webHidden/>
              </w:rPr>
              <w:fldChar w:fldCharType="end"/>
            </w:r>
          </w:hyperlink>
        </w:p>
        <w:p w14:paraId="68EFDBC5" w14:textId="28E7A4BD" w:rsidR="00651A20" w:rsidRPr="00651A20" w:rsidRDefault="002A7416">
          <w:pPr>
            <w:pStyle w:val="Inhopg2"/>
            <w:tabs>
              <w:tab w:val="right" w:leader="dot" w:pos="9016"/>
            </w:tabs>
            <w:rPr>
              <w:rFonts w:ascii="Times New Roman" w:eastAsiaTheme="minorEastAsia" w:hAnsi="Times New Roman" w:cs="Times New Roman"/>
              <w:noProof/>
              <w:lang w:val="en-US"/>
            </w:rPr>
          </w:pPr>
          <w:hyperlink w:anchor="_Toc508106391" w:history="1">
            <w:r w:rsidR="00651A20" w:rsidRPr="00651A20">
              <w:rPr>
                <w:rStyle w:val="Hyperlink"/>
                <w:rFonts w:ascii="Times New Roman" w:hAnsi="Times New Roman" w:cs="Times New Roman"/>
                <w:noProof/>
              </w:rPr>
              <w:t>Phase 3: Build</w:t>
            </w:r>
            <w:r w:rsidR="00651A20" w:rsidRPr="00651A20">
              <w:rPr>
                <w:rFonts w:ascii="Times New Roman" w:hAnsi="Times New Roman" w:cs="Times New Roman"/>
                <w:noProof/>
                <w:webHidden/>
              </w:rPr>
              <w:tab/>
            </w:r>
            <w:r w:rsidR="00651A20" w:rsidRPr="00651A20">
              <w:rPr>
                <w:rFonts w:ascii="Times New Roman" w:hAnsi="Times New Roman" w:cs="Times New Roman"/>
                <w:noProof/>
                <w:webHidden/>
              </w:rPr>
              <w:fldChar w:fldCharType="begin"/>
            </w:r>
            <w:r w:rsidR="00651A20" w:rsidRPr="00651A20">
              <w:rPr>
                <w:rFonts w:ascii="Times New Roman" w:hAnsi="Times New Roman" w:cs="Times New Roman"/>
                <w:noProof/>
                <w:webHidden/>
              </w:rPr>
              <w:instrText xml:space="preserve"> PAGEREF _Toc508106391 \h </w:instrText>
            </w:r>
            <w:r w:rsidR="00651A20" w:rsidRPr="00651A20">
              <w:rPr>
                <w:rFonts w:ascii="Times New Roman" w:hAnsi="Times New Roman" w:cs="Times New Roman"/>
                <w:noProof/>
                <w:webHidden/>
              </w:rPr>
            </w:r>
            <w:r w:rsidR="00651A20" w:rsidRPr="00651A20">
              <w:rPr>
                <w:rFonts w:ascii="Times New Roman" w:hAnsi="Times New Roman" w:cs="Times New Roman"/>
                <w:noProof/>
                <w:webHidden/>
              </w:rPr>
              <w:fldChar w:fldCharType="separate"/>
            </w:r>
            <w:r w:rsidR="000B602A">
              <w:rPr>
                <w:rFonts w:ascii="Times New Roman" w:hAnsi="Times New Roman" w:cs="Times New Roman"/>
                <w:noProof/>
                <w:webHidden/>
              </w:rPr>
              <w:t>11</w:t>
            </w:r>
            <w:r w:rsidR="00651A20" w:rsidRPr="00651A20">
              <w:rPr>
                <w:rFonts w:ascii="Times New Roman" w:hAnsi="Times New Roman" w:cs="Times New Roman"/>
                <w:noProof/>
                <w:webHidden/>
              </w:rPr>
              <w:fldChar w:fldCharType="end"/>
            </w:r>
          </w:hyperlink>
        </w:p>
        <w:p w14:paraId="54CEFCB7" w14:textId="2DD9B0FE" w:rsidR="00651A20" w:rsidRPr="00651A20" w:rsidRDefault="002A7416">
          <w:pPr>
            <w:pStyle w:val="Inhopg2"/>
            <w:tabs>
              <w:tab w:val="right" w:leader="dot" w:pos="9016"/>
            </w:tabs>
            <w:rPr>
              <w:rFonts w:ascii="Times New Roman" w:eastAsiaTheme="minorEastAsia" w:hAnsi="Times New Roman" w:cs="Times New Roman"/>
              <w:noProof/>
              <w:lang w:val="en-US"/>
            </w:rPr>
          </w:pPr>
          <w:hyperlink w:anchor="_Toc508106392" w:history="1">
            <w:r w:rsidR="00651A20" w:rsidRPr="00651A20">
              <w:rPr>
                <w:rStyle w:val="Hyperlink"/>
                <w:rFonts w:ascii="Times New Roman" w:hAnsi="Times New Roman" w:cs="Times New Roman"/>
                <w:noProof/>
              </w:rPr>
              <w:t>Phase 4: Test</w:t>
            </w:r>
            <w:r w:rsidR="00651A20" w:rsidRPr="00651A20">
              <w:rPr>
                <w:rFonts w:ascii="Times New Roman" w:hAnsi="Times New Roman" w:cs="Times New Roman"/>
                <w:noProof/>
                <w:webHidden/>
              </w:rPr>
              <w:tab/>
            </w:r>
            <w:r w:rsidR="00651A20" w:rsidRPr="00651A20">
              <w:rPr>
                <w:rFonts w:ascii="Times New Roman" w:hAnsi="Times New Roman" w:cs="Times New Roman"/>
                <w:noProof/>
                <w:webHidden/>
              </w:rPr>
              <w:fldChar w:fldCharType="begin"/>
            </w:r>
            <w:r w:rsidR="00651A20" w:rsidRPr="00651A20">
              <w:rPr>
                <w:rFonts w:ascii="Times New Roman" w:hAnsi="Times New Roman" w:cs="Times New Roman"/>
                <w:noProof/>
                <w:webHidden/>
              </w:rPr>
              <w:instrText xml:space="preserve"> PAGEREF _Toc508106392 \h </w:instrText>
            </w:r>
            <w:r w:rsidR="00651A20" w:rsidRPr="00651A20">
              <w:rPr>
                <w:rFonts w:ascii="Times New Roman" w:hAnsi="Times New Roman" w:cs="Times New Roman"/>
                <w:noProof/>
                <w:webHidden/>
              </w:rPr>
            </w:r>
            <w:r w:rsidR="00651A20" w:rsidRPr="00651A20">
              <w:rPr>
                <w:rFonts w:ascii="Times New Roman" w:hAnsi="Times New Roman" w:cs="Times New Roman"/>
                <w:noProof/>
                <w:webHidden/>
              </w:rPr>
              <w:fldChar w:fldCharType="separate"/>
            </w:r>
            <w:r w:rsidR="000B602A">
              <w:rPr>
                <w:rFonts w:ascii="Times New Roman" w:hAnsi="Times New Roman" w:cs="Times New Roman"/>
                <w:noProof/>
                <w:webHidden/>
              </w:rPr>
              <w:t>12</w:t>
            </w:r>
            <w:r w:rsidR="00651A20" w:rsidRPr="00651A20">
              <w:rPr>
                <w:rFonts w:ascii="Times New Roman" w:hAnsi="Times New Roman" w:cs="Times New Roman"/>
                <w:noProof/>
                <w:webHidden/>
              </w:rPr>
              <w:fldChar w:fldCharType="end"/>
            </w:r>
          </w:hyperlink>
        </w:p>
        <w:p w14:paraId="23C1E4C1" w14:textId="7CA36021" w:rsidR="00651A20" w:rsidRPr="00651A20" w:rsidRDefault="002A7416">
          <w:pPr>
            <w:pStyle w:val="Inhopg2"/>
            <w:tabs>
              <w:tab w:val="right" w:leader="dot" w:pos="9016"/>
            </w:tabs>
            <w:rPr>
              <w:rFonts w:ascii="Times New Roman" w:eastAsiaTheme="minorEastAsia" w:hAnsi="Times New Roman" w:cs="Times New Roman"/>
              <w:noProof/>
              <w:lang w:val="en-US"/>
            </w:rPr>
          </w:pPr>
          <w:hyperlink w:anchor="_Toc508106393" w:history="1">
            <w:r w:rsidR="00651A20" w:rsidRPr="00651A20">
              <w:rPr>
                <w:rStyle w:val="Hyperlink"/>
                <w:rFonts w:ascii="Times New Roman" w:hAnsi="Times New Roman" w:cs="Times New Roman"/>
                <w:noProof/>
              </w:rPr>
              <w:t>Phase 5: Deploy</w:t>
            </w:r>
            <w:r w:rsidR="00651A20" w:rsidRPr="00651A20">
              <w:rPr>
                <w:rFonts w:ascii="Times New Roman" w:hAnsi="Times New Roman" w:cs="Times New Roman"/>
                <w:noProof/>
                <w:webHidden/>
              </w:rPr>
              <w:tab/>
            </w:r>
            <w:r w:rsidR="00651A20" w:rsidRPr="00651A20">
              <w:rPr>
                <w:rFonts w:ascii="Times New Roman" w:hAnsi="Times New Roman" w:cs="Times New Roman"/>
                <w:noProof/>
                <w:webHidden/>
              </w:rPr>
              <w:fldChar w:fldCharType="begin"/>
            </w:r>
            <w:r w:rsidR="00651A20" w:rsidRPr="00651A20">
              <w:rPr>
                <w:rFonts w:ascii="Times New Roman" w:hAnsi="Times New Roman" w:cs="Times New Roman"/>
                <w:noProof/>
                <w:webHidden/>
              </w:rPr>
              <w:instrText xml:space="preserve"> PAGEREF _Toc508106393 \h </w:instrText>
            </w:r>
            <w:r w:rsidR="00651A20" w:rsidRPr="00651A20">
              <w:rPr>
                <w:rFonts w:ascii="Times New Roman" w:hAnsi="Times New Roman" w:cs="Times New Roman"/>
                <w:noProof/>
                <w:webHidden/>
              </w:rPr>
            </w:r>
            <w:r w:rsidR="00651A20" w:rsidRPr="00651A20">
              <w:rPr>
                <w:rFonts w:ascii="Times New Roman" w:hAnsi="Times New Roman" w:cs="Times New Roman"/>
                <w:noProof/>
                <w:webHidden/>
              </w:rPr>
              <w:fldChar w:fldCharType="separate"/>
            </w:r>
            <w:r w:rsidR="000B602A">
              <w:rPr>
                <w:rFonts w:ascii="Times New Roman" w:hAnsi="Times New Roman" w:cs="Times New Roman"/>
                <w:noProof/>
                <w:webHidden/>
              </w:rPr>
              <w:t>12</w:t>
            </w:r>
            <w:r w:rsidR="00651A20" w:rsidRPr="00651A20">
              <w:rPr>
                <w:rFonts w:ascii="Times New Roman" w:hAnsi="Times New Roman" w:cs="Times New Roman"/>
                <w:noProof/>
                <w:webHidden/>
              </w:rPr>
              <w:fldChar w:fldCharType="end"/>
            </w:r>
          </w:hyperlink>
        </w:p>
        <w:p w14:paraId="607185A5" w14:textId="2769F328" w:rsidR="00651A20" w:rsidRPr="00651A20" w:rsidRDefault="002A7416">
          <w:pPr>
            <w:pStyle w:val="Inhopg1"/>
            <w:tabs>
              <w:tab w:val="right" w:leader="dot" w:pos="9016"/>
            </w:tabs>
            <w:rPr>
              <w:rFonts w:ascii="Times New Roman" w:eastAsiaTheme="minorEastAsia" w:hAnsi="Times New Roman" w:cs="Times New Roman"/>
              <w:noProof/>
              <w:lang w:val="en-US"/>
            </w:rPr>
          </w:pPr>
          <w:hyperlink w:anchor="_Toc508106394" w:history="1">
            <w:r w:rsidR="00651A20" w:rsidRPr="00651A20">
              <w:rPr>
                <w:rStyle w:val="Hyperlink"/>
                <w:rFonts w:ascii="Times New Roman" w:hAnsi="Times New Roman" w:cs="Times New Roman"/>
                <w:noProof/>
              </w:rPr>
              <w:t>Project Management Approach</w:t>
            </w:r>
            <w:r w:rsidR="00651A20" w:rsidRPr="00651A20">
              <w:rPr>
                <w:rFonts w:ascii="Times New Roman" w:hAnsi="Times New Roman" w:cs="Times New Roman"/>
                <w:noProof/>
                <w:webHidden/>
              </w:rPr>
              <w:tab/>
            </w:r>
            <w:r w:rsidR="00651A20" w:rsidRPr="00651A20">
              <w:rPr>
                <w:rFonts w:ascii="Times New Roman" w:hAnsi="Times New Roman" w:cs="Times New Roman"/>
                <w:noProof/>
                <w:webHidden/>
              </w:rPr>
              <w:fldChar w:fldCharType="begin"/>
            </w:r>
            <w:r w:rsidR="00651A20" w:rsidRPr="00651A20">
              <w:rPr>
                <w:rFonts w:ascii="Times New Roman" w:hAnsi="Times New Roman" w:cs="Times New Roman"/>
                <w:noProof/>
                <w:webHidden/>
              </w:rPr>
              <w:instrText xml:space="preserve"> PAGEREF _Toc508106394 \h </w:instrText>
            </w:r>
            <w:r w:rsidR="00651A20" w:rsidRPr="00651A20">
              <w:rPr>
                <w:rFonts w:ascii="Times New Roman" w:hAnsi="Times New Roman" w:cs="Times New Roman"/>
                <w:noProof/>
                <w:webHidden/>
              </w:rPr>
            </w:r>
            <w:r w:rsidR="00651A20" w:rsidRPr="00651A20">
              <w:rPr>
                <w:rFonts w:ascii="Times New Roman" w:hAnsi="Times New Roman" w:cs="Times New Roman"/>
                <w:noProof/>
                <w:webHidden/>
              </w:rPr>
              <w:fldChar w:fldCharType="separate"/>
            </w:r>
            <w:r w:rsidR="000B602A">
              <w:rPr>
                <w:rFonts w:ascii="Times New Roman" w:hAnsi="Times New Roman" w:cs="Times New Roman"/>
                <w:noProof/>
                <w:webHidden/>
              </w:rPr>
              <w:t>13</w:t>
            </w:r>
            <w:r w:rsidR="00651A20" w:rsidRPr="00651A20">
              <w:rPr>
                <w:rFonts w:ascii="Times New Roman" w:hAnsi="Times New Roman" w:cs="Times New Roman"/>
                <w:noProof/>
                <w:webHidden/>
              </w:rPr>
              <w:fldChar w:fldCharType="end"/>
            </w:r>
          </w:hyperlink>
        </w:p>
        <w:p w14:paraId="7E20FA5B" w14:textId="2C72D184" w:rsidR="00651A20" w:rsidRPr="00651A20" w:rsidRDefault="002A7416">
          <w:pPr>
            <w:pStyle w:val="Inhopg2"/>
            <w:tabs>
              <w:tab w:val="right" w:leader="dot" w:pos="9016"/>
            </w:tabs>
            <w:rPr>
              <w:rFonts w:ascii="Times New Roman" w:eastAsiaTheme="minorEastAsia" w:hAnsi="Times New Roman" w:cs="Times New Roman"/>
              <w:noProof/>
              <w:lang w:val="en-US"/>
            </w:rPr>
          </w:pPr>
          <w:hyperlink w:anchor="_Toc508106395" w:history="1">
            <w:r w:rsidR="00651A20" w:rsidRPr="00651A20">
              <w:rPr>
                <w:rStyle w:val="Hyperlink"/>
                <w:rFonts w:ascii="Times New Roman" w:hAnsi="Times New Roman" w:cs="Times New Roman"/>
                <w:noProof/>
              </w:rPr>
              <w:t>Roles and Responsibilities</w:t>
            </w:r>
            <w:r w:rsidR="00651A20" w:rsidRPr="00651A20">
              <w:rPr>
                <w:rFonts w:ascii="Times New Roman" w:hAnsi="Times New Roman" w:cs="Times New Roman"/>
                <w:noProof/>
                <w:webHidden/>
              </w:rPr>
              <w:tab/>
            </w:r>
            <w:r w:rsidR="00651A20" w:rsidRPr="00651A20">
              <w:rPr>
                <w:rFonts w:ascii="Times New Roman" w:hAnsi="Times New Roman" w:cs="Times New Roman"/>
                <w:noProof/>
                <w:webHidden/>
              </w:rPr>
              <w:fldChar w:fldCharType="begin"/>
            </w:r>
            <w:r w:rsidR="00651A20" w:rsidRPr="00651A20">
              <w:rPr>
                <w:rFonts w:ascii="Times New Roman" w:hAnsi="Times New Roman" w:cs="Times New Roman"/>
                <w:noProof/>
                <w:webHidden/>
              </w:rPr>
              <w:instrText xml:space="preserve"> PAGEREF _Toc508106395 \h </w:instrText>
            </w:r>
            <w:r w:rsidR="00651A20" w:rsidRPr="00651A20">
              <w:rPr>
                <w:rFonts w:ascii="Times New Roman" w:hAnsi="Times New Roman" w:cs="Times New Roman"/>
                <w:noProof/>
                <w:webHidden/>
              </w:rPr>
            </w:r>
            <w:r w:rsidR="00651A20" w:rsidRPr="00651A20">
              <w:rPr>
                <w:rFonts w:ascii="Times New Roman" w:hAnsi="Times New Roman" w:cs="Times New Roman"/>
                <w:noProof/>
                <w:webHidden/>
              </w:rPr>
              <w:fldChar w:fldCharType="separate"/>
            </w:r>
            <w:r w:rsidR="000B602A">
              <w:rPr>
                <w:rFonts w:ascii="Times New Roman" w:hAnsi="Times New Roman" w:cs="Times New Roman"/>
                <w:noProof/>
                <w:webHidden/>
              </w:rPr>
              <w:t>13</w:t>
            </w:r>
            <w:r w:rsidR="00651A20" w:rsidRPr="00651A20">
              <w:rPr>
                <w:rFonts w:ascii="Times New Roman" w:hAnsi="Times New Roman" w:cs="Times New Roman"/>
                <w:noProof/>
                <w:webHidden/>
              </w:rPr>
              <w:fldChar w:fldCharType="end"/>
            </w:r>
          </w:hyperlink>
        </w:p>
        <w:p w14:paraId="52317915" w14:textId="2A68BB4F" w:rsidR="00651A20" w:rsidRPr="00651A20" w:rsidRDefault="002A7416">
          <w:pPr>
            <w:pStyle w:val="Inhopg2"/>
            <w:tabs>
              <w:tab w:val="right" w:leader="dot" w:pos="9016"/>
            </w:tabs>
            <w:rPr>
              <w:rFonts w:ascii="Times New Roman" w:eastAsiaTheme="minorEastAsia" w:hAnsi="Times New Roman" w:cs="Times New Roman"/>
              <w:noProof/>
              <w:lang w:val="en-US"/>
            </w:rPr>
          </w:pPr>
          <w:hyperlink w:anchor="_Toc508106396" w:history="1">
            <w:r w:rsidR="00651A20" w:rsidRPr="00651A20">
              <w:rPr>
                <w:rStyle w:val="Hyperlink"/>
                <w:rFonts w:ascii="Times New Roman" w:hAnsi="Times New Roman" w:cs="Times New Roman"/>
                <w:noProof/>
              </w:rPr>
              <w:t>Meeting Schedules</w:t>
            </w:r>
            <w:r w:rsidR="00651A20" w:rsidRPr="00651A20">
              <w:rPr>
                <w:rFonts w:ascii="Times New Roman" w:hAnsi="Times New Roman" w:cs="Times New Roman"/>
                <w:noProof/>
                <w:webHidden/>
              </w:rPr>
              <w:tab/>
            </w:r>
            <w:r w:rsidR="00651A20" w:rsidRPr="00651A20">
              <w:rPr>
                <w:rFonts w:ascii="Times New Roman" w:hAnsi="Times New Roman" w:cs="Times New Roman"/>
                <w:noProof/>
                <w:webHidden/>
              </w:rPr>
              <w:fldChar w:fldCharType="begin"/>
            </w:r>
            <w:r w:rsidR="00651A20" w:rsidRPr="00651A20">
              <w:rPr>
                <w:rFonts w:ascii="Times New Roman" w:hAnsi="Times New Roman" w:cs="Times New Roman"/>
                <w:noProof/>
                <w:webHidden/>
              </w:rPr>
              <w:instrText xml:space="preserve"> PAGEREF _Toc508106396 \h </w:instrText>
            </w:r>
            <w:r w:rsidR="00651A20" w:rsidRPr="00651A20">
              <w:rPr>
                <w:rFonts w:ascii="Times New Roman" w:hAnsi="Times New Roman" w:cs="Times New Roman"/>
                <w:noProof/>
                <w:webHidden/>
              </w:rPr>
            </w:r>
            <w:r w:rsidR="00651A20" w:rsidRPr="00651A20">
              <w:rPr>
                <w:rFonts w:ascii="Times New Roman" w:hAnsi="Times New Roman" w:cs="Times New Roman"/>
                <w:noProof/>
                <w:webHidden/>
              </w:rPr>
              <w:fldChar w:fldCharType="separate"/>
            </w:r>
            <w:r w:rsidR="000B602A">
              <w:rPr>
                <w:rFonts w:ascii="Times New Roman" w:hAnsi="Times New Roman" w:cs="Times New Roman"/>
                <w:noProof/>
                <w:webHidden/>
              </w:rPr>
              <w:t>14</w:t>
            </w:r>
            <w:r w:rsidR="00651A20" w:rsidRPr="00651A20">
              <w:rPr>
                <w:rFonts w:ascii="Times New Roman" w:hAnsi="Times New Roman" w:cs="Times New Roman"/>
                <w:noProof/>
                <w:webHidden/>
              </w:rPr>
              <w:fldChar w:fldCharType="end"/>
            </w:r>
          </w:hyperlink>
        </w:p>
        <w:p w14:paraId="4EFEF691" w14:textId="551FA66F" w:rsidR="00651A20" w:rsidRPr="00651A20" w:rsidRDefault="002A7416">
          <w:pPr>
            <w:pStyle w:val="Inhopg2"/>
            <w:tabs>
              <w:tab w:val="right" w:leader="dot" w:pos="9016"/>
            </w:tabs>
            <w:rPr>
              <w:rFonts w:ascii="Times New Roman" w:eastAsiaTheme="minorEastAsia" w:hAnsi="Times New Roman" w:cs="Times New Roman"/>
              <w:noProof/>
              <w:lang w:val="en-US"/>
            </w:rPr>
          </w:pPr>
          <w:hyperlink w:anchor="_Toc508106397" w:history="1">
            <w:r w:rsidR="00651A20" w:rsidRPr="00651A20">
              <w:rPr>
                <w:rStyle w:val="Hyperlink"/>
                <w:rFonts w:ascii="Times New Roman" w:hAnsi="Times New Roman" w:cs="Times New Roman"/>
                <w:noProof/>
              </w:rPr>
              <w:t>Methods of Communication</w:t>
            </w:r>
            <w:r w:rsidR="00651A20" w:rsidRPr="00651A20">
              <w:rPr>
                <w:rFonts w:ascii="Times New Roman" w:hAnsi="Times New Roman" w:cs="Times New Roman"/>
                <w:noProof/>
                <w:webHidden/>
              </w:rPr>
              <w:tab/>
            </w:r>
            <w:r w:rsidR="00651A20" w:rsidRPr="00651A20">
              <w:rPr>
                <w:rFonts w:ascii="Times New Roman" w:hAnsi="Times New Roman" w:cs="Times New Roman"/>
                <w:noProof/>
                <w:webHidden/>
              </w:rPr>
              <w:fldChar w:fldCharType="begin"/>
            </w:r>
            <w:r w:rsidR="00651A20" w:rsidRPr="00651A20">
              <w:rPr>
                <w:rFonts w:ascii="Times New Roman" w:hAnsi="Times New Roman" w:cs="Times New Roman"/>
                <w:noProof/>
                <w:webHidden/>
              </w:rPr>
              <w:instrText xml:space="preserve"> PAGEREF _Toc508106397 \h </w:instrText>
            </w:r>
            <w:r w:rsidR="00651A20" w:rsidRPr="00651A20">
              <w:rPr>
                <w:rFonts w:ascii="Times New Roman" w:hAnsi="Times New Roman" w:cs="Times New Roman"/>
                <w:noProof/>
                <w:webHidden/>
              </w:rPr>
            </w:r>
            <w:r w:rsidR="00651A20" w:rsidRPr="00651A20">
              <w:rPr>
                <w:rFonts w:ascii="Times New Roman" w:hAnsi="Times New Roman" w:cs="Times New Roman"/>
                <w:noProof/>
                <w:webHidden/>
              </w:rPr>
              <w:fldChar w:fldCharType="separate"/>
            </w:r>
            <w:r w:rsidR="000B602A">
              <w:rPr>
                <w:rFonts w:ascii="Times New Roman" w:hAnsi="Times New Roman" w:cs="Times New Roman"/>
                <w:noProof/>
                <w:webHidden/>
              </w:rPr>
              <w:t>15</w:t>
            </w:r>
            <w:r w:rsidR="00651A20" w:rsidRPr="00651A20">
              <w:rPr>
                <w:rFonts w:ascii="Times New Roman" w:hAnsi="Times New Roman" w:cs="Times New Roman"/>
                <w:noProof/>
                <w:webHidden/>
              </w:rPr>
              <w:fldChar w:fldCharType="end"/>
            </w:r>
          </w:hyperlink>
        </w:p>
        <w:p w14:paraId="2645EDA5" w14:textId="0F850964" w:rsidR="00651A20" w:rsidRPr="00651A20" w:rsidRDefault="002A7416">
          <w:pPr>
            <w:pStyle w:val="Inhopg2"/>
            <w:tabs>
              <w:tab w:val="right" w:leader="dot" w:pos="9016"/>
            </w:tabs>
            <w:rPr>
              <w:rFonts w:ascii="Times New Roman" w:eastAsiaTheme="minorEastAsia" w:hAnsi="Times New Roman" w:cs="Times New Roman"/>
              <w:noProof/>
              <w:lang w:val="en-US"/>
            </w:rPr>
          </w:pPr>
          <w:hyperlink w:anchor="_Toc508106398" w:history="1">
            <w:r w:rsidR="00651A20" w:rsidRPr="00651A20">
              <w:rPr>
                <w:rStyle w:val="Hyperlink"/>
                <w:rFonts w:ascii="Times New Roman" w:hAnsi="Times New Roman" w:cs="Times New Roman"/>
                <w:noProof/>
              </w:rPr>
              <w:t>Contact Details</w:t>
            </w:r>
            <w:r w:rsidR="00651A20" w:rsidRPr="00651A20">
              <w:rPr>
                <w:rFonts w:ascii="Times New Roman" w:hAnsi="Times New Roman" w:cs="Times New Roman"/>
                <w:noProof/>
                <w:webHidden/>
              </w:rPr>
              <w:tab/>
            </w:r>
            <w:r w:rsidR="00651A20" w:rsidRPr="00651A20">
              <w:rPr>
                <w:rFonts w:ascii="Times New Roman" w:hAnsi="Times New Roman" w:cs="Times New Roman"/>
                <w:noProof/>
                <w:webHidden/>
              </w:rPr>
              <w:fldChar w:fldCharType="begin"/>
            </w:r>
            <w:r w:rsidR="00651A20" w:rsidRPr="00651A20">
              <w:rPr>
                <w:rFonts w:ascii="Times New Roman" w:hAnsi="Times New Roman" w:cs="Times New Roman"/>
                <w:noProof/>
                <w:webHidden/>
              </w:rPr>
              <w:instrText xml:space="preserve"> PAGEREF _Toc508106398 \h </w:instrText>
            </w:r>
            <w:r w:rsidR="00651A20" w:rsidRPr="00651A20">
              <w:rPr>
                <w:rFonts w:ascii="Times New Roman" w:hAnsi="Times New Roman" w:cs="Times New Roman"/>
                <w:noProof/>
                <w:webHidden/>
              </w:rPr>
            </w:r>
            <w:r w:rsidR="00651A20" w:rsidRPr="00651A20">
              <w:rPr>
                <w:rFonts w:ascii="Times New Roman" w:hAnsi="Times New Roman" w:cs="Times New Roman"/>
                <w:noProof/>
                <w:webHidden/>
              </w:rPr>
              <w:fldChar w:fldCharType="separate"/>
            </w:r>
            <w:r w:rsidR="000B602A">
              <w:rPr>
                <w:rFonts w:ascii="Times New Roman" w:hAnsi="Times New Roman" w:cs="Times New Roman"/>
                <w:noProof/>
                <w:webHidden/>
              </w:rPr>
              <w:t>15</w:t>
            </w:r>
            <w:r w:rsidR="00651A20" w:rsidRPr="00651A20">
              <w:rPr>
                <w:rFonts w:ascii="Times New Roman" w:hAnsi="Times New Roman" w:cs="Times New Roman"/>
                <w:noProof/>
                <w:webHidden/>
              </w:rPr>
              <w:fldChar w:fldCharType="end"/>
            </w:r>
          </w:hyperlink>
        </w:p>
        <w:p w14:paraId="63BAAC07" w14:textId="331E9760" w:rsidR="00651A20" w:rsidRPr="00651A20" w:rsidRDefault="002A7416">
          <w:pPr>
            <w:pStyle w:val="Inhopg1"/>
            <w:tabs>
              <w:tab w:val="right" w:leader="dot" w:pos="9016"/>
            </w:tabs>
            <w:rPr>
              <w:rFonts w:ascii="Times New Roman" w:eastAsiaTheme="minorEastAsia" w:hAnsi="Times New Roman" w:cs="Times New Roman"/>
              <w:noProof/>
              <w:lang w:val="en-US"/>
            </w:rPr>
          </w:pPr>
          <w:hyperlink w:anchor="_Toc508106399" w:history="1">
            <w:r w:rsidR="00651A20" w:rsidRPr="00651A20">
              <w:rPr>
                <w:rStyle w:val="Hyperlink"/>
                <w:rFonts w:ascii="Times New Roman" w:hAnsi="Times New Roman" w:cs="Times New Roman"/>
                <w:noProof/>
                <w:lang w:val="fr-FR"/>
              </w:rPr>
              <w:t>Assumptions</w:t>
            </w:r>
            <w:r w:rsidR="00651A20" w:rsidRPr="00651A20">
              <w:rPr>
                <w:rFonts w:ascii="Times New Roman" w:hAnsi="Times New Roman" w:cs="Times New Roman"/>
                <w:noProof/>
                <w:webHidden/>
              </w:rPr>
              <w:tab/>
            </w:r>
            <w:r w:rsidR="00651A20" w:rsidRPr="00651A20">
              <w:rPr>
                <w:rFonts w:ascii="Times New Roman" w:hAnsi="Times New Roman" w:cs="Times New Roman"/>
                <w:noProof/>
                <w:webHidden/>
              </w:rPr>
              <w:fldChar w:fldCharType="begin"/>
            </w:r>
            <w:r w:rsidR="00651A20" w:rsidRPr="00651A20">
              <w:rPr>
                <w:rFonts w:ascii="Times New Roman" w:hAnsi="Times New Roman" w:cs="Times New Roman"/>
                <w:noProof/>
                <w:webHidden/>
              </w:rPr>
              <w:instrText xml:space="preserve"> PAGEREF _Toc508106399 \h </w:instrText>
            </w:r>
            <w:r w:rsidR="00651A20" w:rsidRPr="00651A20">
              <w:rPr>
                <w:rFonts w:ascii="Times New Roman" w:hAnsi="Times New Roman" w:cs="Times New Roman"/>
                <w:noProof/>
                <w:webHidden/>
              </w:rPr>
            </w:r>
            <w:r w:rsidR="00651A20" w:rsidRPr="00651A20">
              <w:rPr>
                <w:rFonts w:ascii="Times New Roman" w:hAnsi="Times New Roman" w:cs="Times New Roman"/>
                <w:noProof/>
                <w:webHidden/>
              </w:rPr>
              <w:fldChar w:fldCharType="separate"/>
            </w:r>
            <w:r w:rsidR="000B602A">
              <w:rPr>
                <w:rFonts w:ascii="Times New Roman" w:hAnsi="Times New Roman" w:cs="Times New Roman"/>
                <w:noProof/>
                <w:webHidden/>
              </w:rPr>
              <w:t>15</w:t>
            </w:r>
            <w:r w:rsidR="00651A20" w:rsidRPr="00651A20">
              <w:rPr>
                <w:rFonts w:ascii="Times New Roman" w:hAnsi="Times New Roman" w:cs="Times New Roman"/>
                <w:noProof/>
                <w:webHidden/>
              </w:rPr>
              <w:fldChar w:fldCharType="end"/>
            </w:r>
          </w:hyperlink>
        </w:p>
        <w:p w14:paraId="0B6687A0" w14:textId="29B1C5FF" w:rsidR="00651A20" w:rsidRPr="00651A20" w:rsidRDefault="002A7416">
          <w:pPr>
            <w:pStyle w:val="Inhopg1"/>
            <w:tabs>
              <w:tab w:val="right" w:leader="dot" w:pos="9016"/>
            </w:tabs>
            <w:rPr>
              <w:rFonts w:ascii="Times New Roman" w:eastAsiaTheme="minorEastAsia" w:hAnsi="Times New Roman" w:cs="Times New Roman"/>
              <w:noProof/>
              <w:lang w:val="en-US"/>
            </w:rPr>
          </w:pPr>
          <w:hyperlink w:anchor="_Toc508106400" w:history="1">
            <w:r w:rsidR="00651A20" w:rsidRPr="00651A20">
              <w:rPr>
                <w:rStyle w:val="Hyperlink"/>
                <w:rFonts w:ascii="Times New Roman" w:hAnsi="Times New Roman" w:cs="Times New Roman"/>
                <w:noProof/>
              </w:rPr>
              <w:t>Appendices</w:t>
            </w:r>
            <w:r w:rsidR="00651A20" w:rsidRPr="00651A20">
              <w:rPr>
                <w:rFonts w:ascii="Times New Roman" w:hAnsi="Times New Roman" w:cs="Times New Roman"/>
                <w:noProof/>
                <w:webHidden/>
              </w:rPr>
              <w:tab/>
            </w:r>
            <w:r w:rsidR="00651A20" w:rsidRPr="00651A20">
              <w:rPr>
                <w:rFonts w:ascii="Times New Roman" w:hAnsi="Times New Roman" w:cs="Times New Roman"/>
                <w:noProof/>
                <w:webHidden/>
              </w:rPr>
              <w:fldChar w:fldCharType="begin"/>
            </w:r>
            <w:r w:rsidR="00651A20" w:rsidRPr="00651A20">
              <w:rPr>
                <w:rFonts w:ascii="Times New Roman" w:hAnsi="Times New Roman" w:cs="Times New Roman"/>
                <w:noProof/>
                <w:webHidden/>
              </w:rPr>
              <w:instrText xml:space="preserve"> PAGEREF _Toc508106400 \h </w:instrText>
            </w:r>
            <w:r w:rsidR="00651A20" w:rsidRPr="00651A20">
              <w:rPr>
                <w:rFonts w:ascii="Times New Roman" w:hAnsi="Times New Roman" w:cs="Times New Roman"/>
                <w:noProof/>
                <w:webHidden/>
              </w:rPr>
            </w:r>
            <w:r w:rsidR="00651A20" w:rsidRPr="00651A20">
              <w:rPr>
                <w:rFonts w:ascii="Times New Roman" w:hAnsi="Times New Roman" w:cs="Times New Roman"/>
                <w:noProof/>
                <w:webHidden/>
              </w:rPr>
              <w:fldChar w:fldCharType="separate"/>
            </w:r>
            <w:r w:rsidR="000B602A">
              <w:rPr>
                <w:rFonts w:ascii="Times New Roman" w:hAnsi="Times New Roman" w:cs="Times New Roman"/>
                <w:noProof/>
                <w:webHidden/>
              </w:rPr>
              <w:t>16</w:t>
            </w:r>
            <w:r w:rsidR="00651A20" w:rsidRPr="00651A20">
              <w:rPr>
                <w:rFonts w:ascii="Times New Roman" w:hAnsi="Times New Roman" w:cs="Times New Roman"/>
                <w:noProof/>
                <w:webHidden/>
              </w:rPr>
              <w:fldChar w:fldCharType="end"/>
            </w:r>
          </w:hyperlink>
        </w:p>
        <w:p w14:paraId="776DBAFF" w14:textId="37E2429C" w:rsidR="00651A20" w:rsidRPr="00651A20" w:rsidRDefault="002A7416">
          <w:pPr>
            <w:pStyle w:val="Inhopg2"/>
            <w:tabs>
              <w:tab w:val="right" w:leader="dot" w:pos="9016"/>
            </w:tabs>
            <w:rPr>
              <w:rFonts w:ascii="Times New Roman" w:eastAsiaTheme="minorEastAsia" w:hAnsi="Times New Roman" w:cs="Times New Roman"/>
              <w:noProof/>
              <w:lang w:val="en-US"/>
            </w:rPr>
          </w:pPr>
          <w:hyperlink w:anchor="_Toc508106401" w:history="1">
            <w:r w:rsidR="00651A20" w:rsidRPr="00651A20">
              <w:rPr>
                <w:rStyle w:val="Hyperlink"/>
                <w:rFonts w:ascii="Times New Roman" w:hAnsi="Times New Roman" w:cs="Times New Roman"/>
                <w:noProof/>
              </w:rPr>
              <w:t>Appendix A: LARP Definition - Wikipedia</w:t>
            </w:r>
            <w:r w:rsidR="00651A20" w:rsidRPr="00651A20">
              <w:rPr>
                <w:rFonts w:ascii="Times New Roman" w:hAnsi="Times New Roman" w:cs="Times New Roman"/>
                <w:noProof/>
                <w:webHidden/>
              </w:rPr>
              <w:tab/>
            </w:r>
            <w:r w:rsidR="00651A20" w:rsidRPr="00651A20">
              <w:rPr>
                <w:rFonts w:ascii="Times New Roman" w:hAnsi="Times New Roman" w:cs="Times New Roman"/>
                <w:noProof/>
                <w:webHidden/>
              </w:rPr>
              <w:fldChar w:fldCharType="begin"/>
            </w:r>
            <w:r w:rsidR="00651A20" w:rsidRPr="00651A20">
              <w:rPr>
                <w:rFonts w:ascii="Times New Roman" w:hAnsi="Times New Roman" w:cs="Times New Roman"/>
                <w:noProof/>
                <w:webHidden/>
              </w:rPr>
              <w:instrText xml:space="preserve"> PAGEREF _Toc508106401 \h </w:instrText>
            </w:r>
            <w:r w:rsidR="00651A20" w:rsidRPr="00651A20">
              <w:rPr>
                <w:rFonts w:ascii="Times New Roman" w:hAnsi="Times New Roman" w:cs="Times New Roman"/>
                <w:noProof/>
                <w:webHidden/>
              </w:rPr>
            </w:r>
            <w:r w:rsidR="00651A20" w:rsidRPr="00651A20">
              <w:rPr>
                <w:rFonts w:ascii="Times New Roman" w:hAnsi="Times New Roman" w:cs="Times New Roman"/>
                <w:noProof/>
                <w:webHidden/>
              </w:rPr>
              <w:fldChar w:fldCharType="separate"/>
            </w:r>
            <w:r w:rsidR="000B602A">
              <w:rPr>
                <w:rFonts w:ascii="Times New Roman" w:hAnsi="Times New Roman" w:cs="Times New Roman"/>
                <w:noProof/>
                <w:webHidden/>
              </w:rPr>
              <w:t>16</w:t>
            </w:r>
            <w:r w:rsidR="00651A20" w:rsidRPr="00651A20">
              <w:rPr>
                <w:rFonts w:ascii="Times New Roman" w:hAnsi="Times New Roman" w:cs="Times New Roman"/>
                <w:noProof/>
                <w:webHidden/>
              </w:rPr>
              <w:fldChar w:fldCharType="end"/>
            </w:r>
          </w:hyperlink>
        </w:p>
        <w:p w14:paraId="47ABB97B" w14:textId="5B6F02D6" w:rsidR="00651A20" w:rsidRPr="00651A20" w:rsidRDefault="002A7416">
          <w:pPr>
            <w:pStyle w:val="Inhopg2"/>
            <w:tabs>
              <w:tab w:val="right" w:leader="dot" w:pos="9016"/>
            </w:tabs>
            <w:rPr>
              <w:rFonts w:ascii="Times New Roman" w:eastAsiaTheme="minorEastAsia" w:hAnsi="Times New Roman" w:cs="Times New Roman"/>
              <w:noProof/>
              <w:lang w:val="en-US"/>
            </w:rPr>
          </w:pPr>
          <w:hyperlink w:anchor="_Toc508106402" w:history="1">
            <w:r w:rsidR="00651A20" w:rsidRPr="00651A20">
              <w:rPr>
                <w:rStyle w:val="Hyperlink"/>
                <w:rFonts w:ascii="Times New Roman" w:hAnsi="Times New Roman" w:cs="Times New Roman"/>
                <w:noProof/>
              </w:rPr>
              <w:t>Appendix B: Map of Camping Area</w:t>
            </w:r>
            <w:r w:rsidR="00651A20" w:rsidRPr="00651A20">
              <w:rPr>
                <w:rFonts w:ascii="Times New Roman" w:hAnsi="Times New Roman" w:cs="Times New Roman"/>
                <w:noProof/>
                <w:webHidden/>
              </w:rPr>
              <w:tab/>
            </w:r>
            <w:r w:rsidR="00651A20" w:rsidRPr="00651A20">
              <w:rPr>
                <w:rFonts w:ascii="Times New Roman" w:hAnsi="Times New Roman" w:cs="Times New Roman"/>
                <w:noProof/>
                <w:webHidden/>
              </w:rPr>
              <w:fldChar w:fldCharType="begin"/>
            </w:r>
            <w:r w:rsidR="00651A20" w:rsidRPr="00651A20">
              <w:rPr>
                <w:rFonts w:ascii="Times New Roman" w:hAnsi="Times New Roman" w:cs="Times New Roman"/>
                <w:noProof/>
                <w:webHidden/>
              </w:rPr>
              <w:instrText xml:space="preserve"> PAGEREF _Toc508106402 \h </w:instrText>
            </w:r>
            <w:r w:rsidR="00651A20" w:rsidRPr="00651A20">
              <w:rPr>
                <w:rFonts w:ascii="Times New Roman" w:hAnsi="Times New Roman" w:cs="Times New Roman"/>
                <w:noProof/>
                <w:webHidden/>
              </w:rPr>
            </w:r>
            <w:r w:rsidR="00651A20" w:rsidRPr="00651A20">
              <w:rPr>
                <w:rFonts w:ascii="Times New Roman" w:hAnsi="Times New Roman" w:cs="Times New Roman"/>
                <w:noProof/>
                <w:webHidden/>
              </w:rPr>
              <w:fldChar w:fldCharType="separate"/>
            </w:r>
            <w:r w:rsidR="000B602A">
              <w:rPr>
                <w:rFonts w:ascii="Times New Roman" w:hAnsi="Times New Roman" w:cs="Times New Roman"/>
                <w:noProof/>
                <w:webHidden/>
              </w:rPr>
              <w:t>16</w:t>
            </w:r>
            <w:r w:rsidR="00651A20" w:rsidRPr="00651A20">
              <w:rPr>
                <w:rFonts w:ascii="Times New Roman" w:hAnsi="Times New Roman" w:cs="Times New Roman"/>
                <w:noProof/>
                <w:webHidden/>
              </w:rPr>
              <w:fldChar w:fldCharType="end"/>
            </w:r>
          </w:hyperlink>
        </w:p>
        <w:p w14:paraId="21F76C71" w14:textId="6F21542B" w:rsidR="00651A20" w:rsidRPr="00651A20" w:rsidRDefault="002A7416">
          <w:pPr>
            <w:pStyle w:val="Inhopg2"/>
            <w:tabs>
              <w:tab w:val="right" w:leader="dot" w:pos="9016"/>
            </w:tabs>
            <w:rPr>
              <w:rFonts w:ascii="Times New Roman" w:eastAsiaTheme="minorEastAsia" w:hAnsi="Times New Roman" w:cs="Times New Roman"/>
              <w:noProof/>
              <w:lang w:val="en-US"/>
            </w:rPr>
          </w:pPr>
          <w:hyperlink w:anchor="_Toc508106403" w:history="1">
            <w:r w:rsidR="00651A20" w:rsidRPr="00651A20">
              <w:rPr>
                <w:rStyle w:val="Hyperlink"/>
                <w:rFonts w:ascii="Times New Roman" w:hAnsi="Times New Roman" w:cs="Times New Roman"/>
                <w:noProof/>
              </w:rPr>
              <w:t>Appendix C: ATM Log</w:t>
            </w:r>
            <w:r w:rsidR="00651A20" w:rsidRPr="00651A20">
              <w:rPr>
                <w:rFonts w:ascii="Times New Roman" w:hAnsi="Times New Roman" w:cs="Times New Roman"/>
                <w:noProof/>
                <w:webHidden/>
              </w:rPr>
              <w:tab/>
            </w:r>
            <w:r w:rsidR="00651A20" w:rsidRPr="00651A20">
              <w:rPr>
                <w:rFonts w:ascii="Times New Roman" w:hAnsi="Times New Roman" w:cs="Times New Roman"/>
                <w:noProof/>
                <w:webHidden/>
              </w:rPr>
              <w:fldChar w:fldCharType="begin"/>
            </w:r>
            <w:r w:rsidR="00651A20" w:rsidRPr="00651A20">
              <w:rPr>
                <w:rFonts w:ascii="Times New Roman" w:hAnsi="Times New Roman" w:cs="Times New Roman"/>
                <w:noProof/>
                <w:webHidden/>
              </w:rPr>
              <w:instrText xml:space="preserve"> PAGEREF _Toc508106403 \h </w:instrText>
            </w:r>
            <w:r w:rsidR="00651A20" w:rsidRPr="00651A20">
              <w:rPr>
                <w:rFonts w:ascii="Times New Roman" w:hAnsi="Times New Roman" w:cs="Times New Roman"/>
                <w:noProof/>
                <w:webHidden/>
              </w:rPr>
            </w:r>
            <w:r w:rsidR="00651A20" w:rsidRPr="00651A20">
              <w:rPr>
                <w:rFonts w:ascii="Times New Roman" w:hAnsi="Times New Roman" w:cs="Times New Roman"/>
                <w:noProof/>
                <w:webHidden/>
              </w:rPr>
              <w:fldChar w:fldCharType="separate"/>
            </w:r>
            <w:r w:rsidR="000B602A">
              <w:rPr>
                <w:rFonts w:ascii="Times New Roman" w:hAnsi="Times New Roman" w:cs="Times New Roman"/>
                <w:noProof/>
                <w:webHidden/>
              </w:rPr>
              <w:t>17</w:t>
            </w:r>
            <w:r w:rsidR="00651A20" w:rsidRPr="00651A20">
              <w:rPr>
                <w:rFonts w:ascii="Times New Roman" w:hAnsi="Times New Roman" w:cs="Times New Roman"/>
                <w:noProof/>
                <w:webHidden/>
              </w:rPr>
              <w:fldChar w:fldCharType="end"/>
            </w:r>
          </w:hyperlink>
        </w:p>
        <w:p w14:paraId="6CBF995F" w14:textId="2C643F73" w:rsidR="00EF4602" w:rsidRPr="006C2A02" w:rsidRDefault="00EF4602" w:rsidP="00EF4602">
          <w:pPr>
            <w:rPr>
              <w:bCs/>
              <w:noProof/>
            </w:rPr>
          </w:pPr>
          <w:r w:rsidRPr="00651A20">
            <w:rPr>
              <w:b/>
              <w:bCs/>
              <w:noProof/>
            </w:rPr>
            <w:fldChar w:fldCharType="end"/>
          </w:r>
        </w:p>
      </w:sdtContent>
    </w:sdt>
    <w:p w14:paraId="79A1D269" w14:textId="77777777" w:rsidR="003C1C47" w:rsidRPr="006C2A02" w:rsidRDefault="003C1C47">
      <w:pPr>
        <w:rPr>
          <w:rFonts w:eastAsiaTheme="majorEastAsia"/>
          <w:color w:val="2F5496" w:themeColor="accent1" w:themeShade="BF"/>
          <w:sz w:val="32"/>
          <w:szCs w:val="32"/>
        </w:rPr>
      </w:pPr>
      <w:r w:rsidRPr="006C2A02">
        <w:br w:type="page"/>
      </w:r>
    </w:p>
    <w:p w14:paraId="5C246AD8" w14:textId="366EF872" w:rsidR="00397F45" w:rsidRDefault="00397F45" w:rsidP="00397F45">
      <w:pPr>
        <w:pStyle w:val="Kop1"/>
      </w:pPr>
      <w:bookmarkStart w:id="2" w:name="_Toc508106360"/>
      <w:bookmarkStart w:id="3" w:name="_Toc507493916"/>
      <w:r>
        <w:lastRenderedPageBreak/>
        <w:t>Introduction</w:t>
      </w:r>
      <w:bookmarkEnd w:id="2"/>
    </w:p>
    <w:p w14:paraId="2AE3ECC0" w14:textId="7A53964E" w:rsidR="00695678" w:rsidRDefault="00695678" w:rsidP="00695678">
      <w:r w:rsidRPr="006C2A02">
        <w:t xml:space="preserve">The </w:t>
      </w:r>
      <w:r>
        <w:t>purpose</w:t>
      </w:r>
      <w:r w:rsidRPr="006C2A02">
        <w:t xml:space="preserve"> of this project is to develop </w:t>
      </w:r>
      <w:del w:id="4" w:author="Gerald Hilderink" w:date="2018-03-20T09:25:00Z">
        <w:r w:rsidRPr="006C2A02" w:rsidDel="002A7416">
          <w:delText xml:space="preserve">the requested </w:delText>
        </w:r>
      </w:del>
      <w:ins w:id="5" w:author="Gerald Hilderink" w:date="2018-03-20T09:25:00Z">
        <w:r w:rsidR="002A7416">
          <w:t xml:space="preserve"> </w:t>
        </w:r>
        <w:proofErr w:type="spellStart"/>
        <w:r w:rsidR="002A7416">
          <w:t>a</w:t>
        </w:r>
      </w:ins>
      <w:r w:rsidRPr="006C2A02">
        <w:t>software</w:t>
      </w:r>
      <w:proofErr w:type="spellEnd"/>
      <w:r w:rsidRPr="006C2A02">
        <w:t xml:space="preserve"> solution</w:t>
      </w:r>
      <w:r w:rsidR="00D016A6">
        <w:t xml:space="preserve"> for </w:t>
      </w:r>
      <w:ins w:id="6" w:author="Gerald Hilderink" w:date="2018-03-20T09:25:00Z">
        <w:r w:rsidR="002A7416">
          <w:t xml:space="preserve">a client organizing events. </w:t>
        </w:r>
      </w:ins>
      <w:del w:id="7" w:author="Gerald Hilderink" w:date="2018-03-20T09:25:00Z">
        <w:r w:rsidR="00D016A6" w:rsidDel="002A7416">
          <w:delText>an event</w:delText>
        </w:r>
        <w:r w:rsidDel="002A7416">
          <w:delText>,</w:delText>
        </w:r>
      </w:del>
      <w:ins w:id="8" w:author="Gerald Hilderink" w:date="2018-03-20T09:26:00Z">
        <w:r w:rsidR="002A7416">
          <w:t xml:space="preserve"> The solution ….</w:t>
        </w:r>
      </w:ins>
      <w:r>
        <w:t xml:space="preserve"> </w:t>
      </w:r>
      <w:commentRangeStart w:id="9"/>
      <w:r>
        <w:t xml:space="preserve">making </w:t>
      </w:r>
      <w:commentRangeEnd w:id="9"/>
      <w:r w:rsidR="002A7416">
        <w:rPr>
          <w:rStyle w:val="Verwijzingopmerking"/>
        </w:rPr>
        <w:commentReference w:id="9"/>
      </w:r>
      <w:r>
        <w:t>it user friendly and easy to access records, transactions, users information, and overall data about the event.</w:t>
      </w:r>
      <w:r w:rsidR="00D016A6">
        <w:t xml:space="preserve"> The </w:t>
      </w:r>
      <w:r w:rsidR="007B5AFA">
        <w:t xml:space="preserve">intended audience of the </w:t>
      </w:r>
      <w:r w:rsidR="004B45BA">
        <w:t>‘</w:t>
      </w:r>
      <w:commentRangeStart w:id="10"/>
      <w:r w:rsidR="004B45BA">
        <w:t xml:space="preserve">LARP </w:t>
      </w:r>
      <w:commentRangeEnd w:id="10"/>
      <w:r w:rsidR="002A7416">
        <w:rPr>
          <w:rStyle w:val="Verwijzingopmerking"/>
        </w:rPr>
        <w:commentReference w:id="10"/>
      </w:r>
      <w:r w:rsidR="00F842C3">
        <w:t xml:space="preserve">Event </w:t>
      </w:r>
      <w:r w:rsidR="004B45BA">
        <w:t>Software Solution’ projec</w:t>
      </w:r>
      <w:r w:rsidR="00F842C3">
        <w:t xml:space="preserve">t plan </w:t>
      </w:r>
      <w:r w:rsidR="00473699">
        <w:t>includes</w:t>
      </w:r>
      <w:r w:rsidR="00F842C3">
        <w:t xml:space="preserve"> the </w:t>
      </w:r>
      <w:r w:rsidR="00E43507">
        <w:t xml:space="preserve">client, the project sponsor, </w:t>
      </w:r>
      <w:r w:rsidR="00473699">
        <w:t xml:space="preserve">the project </w:t>
      </w:r>
      <w:r w:rsidR="00E43507">
        <w:t>mentor, and the project team.</w:t>
      </w:r>
    </w:p>
    <w:p w14:paraId="30DBCEA7" w14:textId="2D32291C" w:rsidR="004B6DE1" w:rsidRPr="006C2A02" w:rsidRDefault="004B6DE1" w:rsidP="004B6DE1">
      <w:pPr>
        <w:pStyle w:val="Kop2"/>
      </w:pPr>
      <w:bookmarkStart w:id="11" w:name="_Toc508106361"/>
      <w:r w:rsidRPr="006C2A02">
        <w:t>The Client</w:t>
      </w:r>
      <w:bookmarkEnd w:id="11"/>
    </w:p>
    <w:p w14:paraId="7B9397C8" w14:textId="587B3932" w:rsidR="004B6DE1" w:rsidRPr="006C2A02" w:rsidRDefault="004B6DE1" w:rsidP="004B6DE1">
      <w:r w:rsidRPr="006C2A02">
        <w:t>Events International, a commercial company</w:t>
      </w:r>
      <w:r w:rsidR="00A078B4">
        <w:t xml:space="preserve">, </w:t>
      </w:r>
      <w:r w:rsidRPr="006C2A02">
        <w:t xml:space="preserve">is organizing </w:t>
      </w:r>
      <w:commentRangeStart w:id="12"/>
      <w:r w:rsidRPr="006C2A02">
        <w:t xml:space="preserve">an event </w:t>
      </w:r>
      <w:commentRangeEnd w:id="12"/>
      <w:r w:rsidR="002A7416">
        <w:rPr>
          <w:rStyle w:val="Verwijzingopmerking"/>
        </w:rPr>
        <w:commentReference w:id="12"/>
      </w:r>
      <w:r w:rsidRPr="006C2A02">
        <w:t>to make profit. Their representative for this project is André A. Postma. They requested the assistance of</w:t>
      </w:r>
      <w:r>
        <w:t xml:space="preserve"> Eloniah Software Solution </w:t>
      </w:r>
      <w:r w:rsidRPr="006C2A02">
        <w:t xml:space="preserve">to </w:t>
      </w:r>
      <w:del w:id="13" w:author="Gerald Hilderink" w:date="2018-03-20T09:32:00Z">
        <w:r w:rsidRPr="006C2A02" w:rsidDel="00AE245C">
          <w:delText>handle the software aspect</w:delText>
        </w:r>
      </w:del>
      <w:ins w:id="14" w:author="Gerald Hilderink" w:date="2018-03-20T09:32:00Z">
        <w:r w:rsidR="00AE245C">
          <w:t>develop a software system</w:t>
        </w:r>
      </w:ins>
      <w:r w:rsidRPr="006C2A02">
        <w:t xml:space="preserve"> </w:t>
      </w:r>
      <w:ins w:id="15" w:author="Gerald Hilderink" w:date="2018-03-20T09:32:00Z">
        <w:r w:rsidR="00AE245C">
          <w:t xml:space="preserve">for </w:t>
        </w:r>
      </w:ins>
      <w:del w:id="16" w:author="Gerald Hilderink" w:date="2018-03-20T09:32:00Z">
        <w:r w:rsidRPr="006C2A02" w:rsidDel="00AE245C">
          <w:delText>of</w:delText>
        </w:r>
      </w:del>
      <w:r w:rsidRPr="006C2A02">
        <w:t xml:space="preserve"> the event</w:t>
      </w:r>
      <w:ins w:id="17" w:author="Gerald Hilderink" w:date="2018-03-20T09:32:00Z">
        <w:r w:rsidR="00AE245C">
          <w:t xml:space="preserve"> that </w:t>
        </w:r>
        <w:commentRangeStart w:id="18"/>
        <w:r w:rsidR="00AE245C">
          <w:t>makes</w:t>
        </w:r>
        <w:commentRangeEnd w:id="18"/>
        <w:r w:rsidR="00AE245C">
          <w:rPr>
            <w:rStyle w:val="Verwijzingopmerking"/>
          </w:rPr>
          <w:commentReference w:id="18"/>
        </w:r>
        <w:r w:rsidR="00AE245C">
          <w:t xml:space="preserve"> ….</w:t>
        </w:r>
      </w:ins>
      <w:r w:rsidRPr="006C2A02">
        <w:t>.</w:t>
      </w:r>
    </w:p>
    <w:p w14:paraId="6832DFEB" w14:textId="77777777" w:rsidR="004B6DE1" w:rsidRPr="006C2A02" w:rsidRDefault="004B6DE1" w:rsidP="004B6DE1">
      <w:pPr>
        <w:pStyle w:val="Kop2"/>
      </w:pPr>
      <w:bookmarkStart w:id="19" w:name="_Toc507493917"/>
      <w:bookmarkStart w:id="20" w:name="_Toc508106362"/>
      <w:r w:rsidRPr="006C2A02">
        <w:t>The Team</w:t>
      </w:r>
      <w:bookmarkEnd w:id="19"/>
      <w:bookmarkEnd w:id="20"/>
    </w:p>
    <w:p w14:paraId="02C53BC7" w14:textId="7AC65241" w:rsidR="004B6DE1" w:rsidRDefault="004B6DE1" w:rsidP="004B6DE1">
      <w:r w:rsidRPr="006C2A02">
        <w:t>The project leader of the group is Ms. Talia Santos. Her team consists of: Chanelle Hart, Dholon Akter, and Thanh Hoàng. They have enough experience to make a software solution for Event International.</w:t>
      </w:r>
    </w:p>
    <w:p w14:paraId="09BA6963" w14:textId="4E73BFD3" w:rsidR="007C34FF" w:rsidRPr="00734CC1" w:rsidRDefault="007C34FF" w:rsidP="004B6DE1">
      <w:pPr>
        <w:rPr>
          <w:lang w:val="fr-FR"/>
        </w:rPr>
      </w:pPr>
      <w:r w:rsidRPr="00734CC1">
        <w:rPr>
          <w:lang w:val="fr-FR"/>
        </w:rPr>
        <w:t xml:space="preserve">(Contact information on </w:t>
      </w:r>
      <w:hyperlink w:anchor="_Contact_Details" w:history="1">
        <w:r w:rsidRPr="00980617">
          <w:rPr>
            <w:rStyle w:val="Hyperlink"/>
            <w:lang w:val="fr-FR"/>
          </w:rPr>
          <w:t>page 14</w:t>
        </w:r>
      </w:hyperlink>
      <w:r w:rsidRPr="00734CC1">
        <w:rPr>
          <w:lang w:val="fr-FR"/>
        </w:rPr>
        <w:t>)</w:t>
      </w:r>
    </w:p>
    <w:p w14:paraId="3795E776" w14:textId="3E9FEB7D" w:rsidR="00F6475F" w:rsidRPr="008A7BD9" w:rsidRDefault="003D62ED" w:rsidP="005A65E0">
      <w:pPr>
        <w:pStyle w:val="Kop2"/>
        <w:rPr>
          <w:lang w:val="fr-FR"/>
        </w:rPr>
      </w:pPr>
      <w:bookmarkStart w:id="21" w:name="_Toc508106363"/>
      <w:r w:rsidRPr="008A7BD9">
        <w:rPr>
          <w:lang w:val="fr-FR"/>
        </w:rPr>
        <w:t>Event</w:t>
      </w:r>
      <w:r w:rsidR="00734CC1" w:rsidRPr="008A7BD9">
        <w:rPr>
          <w:lang w:val="fr-FR"/>
        </w:rPr>
        <w:t xml:space="preserve"> Description</w:t>
      </w:r>
      <w:bookmarkEnd w:id="21"/>
    </w:p>
    <w:p w14:paraId="6C08F485" w14:textId="350FDD7E" w:rsidR="001C1EFC" w:rsidRDefault="00522184" w:rsidP="00522184">
      <w:del w:id="22" w:author="Gerald Hilderink" w:date="2018-03-20T09:33:00Z">
        <w:r w:rsidRPr="006C2A02" w:rsidDel="00AE245C">
          <w:delText>The event</w:delText>
        </w:r>
      </w:del>
      <w:ins w:id="23" w:author="Gerald Hilderink" w:date="2018-03-20T09:33:00Z">
        <w:r w:rsidR="00AE245C">
          <w:t xml:space="preserve">One of the </w:t>
        </w:r>
      </w:ins>
      <w:ins w:id="24" w:author="Gerald Hilderink" w:date="2018-03-20T09:34:00Z">
        <w:r w:rsidR="00AE245C">
          <w:t xml:space="preserve">larger </w:t>
        </w:r>
      </w:ins>
      <w:ins w:id="25" w:author="Gerald Hilderink" w:date="2018-03-20T09:33:00Z">
        <w:r w:rsidR="00AE245C">
          <w:t>events Event Inter</w:t>
        </w:r>
      </w:ins>
      <w:ins w:id="26" w:author="Gerald Hilderink" w:date="2018-03-20T09:34:00Z">
        <w:r w:rsidR="00AE245C">
          <w:t>n</w:t>
        </w:r>
      </w:ins>
      <w:ins w:id="27" w:author="Gerald Hilderink" w:date="2018-03-20T09:33:00Z">
        <w:r w:rsidR="00AE245C">
          <w:t>ational organiz</w:t>
        </w:r>
      </w:ins>
      <w:ins w:id="28" w:author="Gerald Hilderink" w:date="2018-03-20T09:34:00Z">
        <w:r w:rsidR="00AE245C">
          <w:t>es</w:t>
        </w:r>
      </w:ins>
      <w:r w:rsidRPr="006C2A02">
        <w:t xml:space="preserve"> will be a </w:t>
      </w:r>
      <w:r w:rsidR="006F10E1">
        <w:t xml:space="preserve">medieval </w:t>
      </w:r>
      <w:r w:rsidRPr="006C2A02">
        <w:t>LARP event (</w:t>
      </w:r>
      <w:hyperlink w:anchor="_Appendix_A:_LARP" w:history="1">
        <w:r w:rsidRPr="00980617">
          <w:rPr>
            <w:rStyle w:val="Hyperlink"/>
          </w:rPr>
          <w:t xml:space="preserve">Appendix </w:t>
        </w:r>
        <w:r w:rsidR="008C1B2D" w:rsidRPr="00980617">
          <w:rPr>
            <w:rStyle w:val="Hyperlink"/>
          </w:rPr>
          <w:t>A</w:t>
        </w:r>
      </w:hyperlink>
      <w:r w:rsidRPr="006C2A02">
        <w:t>).</w:t>
      </w:r>
      <w:r w:rsidR="00036DEF">
        <w:t xml:space="preserve"> The event will t</w:t>
      </w:r>
      <w:r w:rsidR="001A7A8E">
        <w:t xml:space="preserve">ake place during the weekend, and  spans for 3 days. </w:t>
      </w:r>
      <w:commentRangeStart w:id="29"/>
      <w:r w:rsidR="001A7A8E">
        <w:t xml:space="preserve">The event </w:t>
      </w:r>
      <w:r w:rsidR="00E612F3">
        <w:t xml:space="preserve">will be opened </w:t>
      </w:r>
      <w:r w:rsidR="001A7A8E">
        <w:t xml:space="preserve">on Friday, </w:t>
      </w:r>
      <w:r w:rsidR="00191D84">
        <w:t>06-0</w:t>
      </w:r>
      <w:r w:rsidR="00394666">
        <w:t>7-</w:t>
      </w:r>
      <w:r w:rsidR="001A7A8E">
        <w:t>2018, in the</w:t>
      </w:r>
      <w:r w:rsidR="00E612F3">
        <w:t xml:space="preserve"> afternoon</w:t>
      </w:r>
      <w:r w:rsidR="00B06A96">
        <w:t xml:space="preserve"> at 1PM</w:t>
      </w:r>
      <w:r w:rsidR="001A7A8E">
        <w:t>,</w:t>
      </w:r>
      <w:r w:rsidR="00E612F3">
        <w:t xml:space="preserve"> and the closing ceremony will be </w:t>
      </w:r>
      <w:r w:rsidR="001A7A8E">
        <w:t xml:space="preserve">held </w:t>
      </w:r>
      <w:r w:rsidR="00E612F3">
        <w:t>on Sunday</w:t>
      </w:r>
      <w:r w:rsidR="001A7A8E">
        <w:t xml:space="preserve">, </w:t>
      </w:r>
      <w:r w:rsidR="00394666">
        <w:t>8-07-</w:t>
      </w:r>
      <w:r w:rsidR="001A7A8E">
        <w:t>2018</w:t>
      </w:r>
      <w:r w:rsidR="00B06A96">
        <w:t xml:space="preserve"> at 6 PM</w:t>
      </w:r>
      <w:r w:rsidR="00E612F3">
        <w:t>.</w:t>
      </w:r>
      <w:r w:rsidR="00C5187B">
        <w:t xml:space="preserve"> Visitors must leave by </w:t>
      </w:r>
      <w:r w:rsidR="000F6358">
        <w:t>11 PM.</w:t>
      </w:r>
      <w:r w:rsidR="00B06A96">
        <w:t xml:space="preserve"> </w:t>
      </w:r>
      <w:commentRangeEnd w:id="29"/>
      <w:r w:rsidR="00AE245C">
        <w:rPr>
          <w:rStyle w:val="Verwijzingopmerking"/>
        </w:rPr>
        <w:commentReference w:id="29"/>
      </w:r>
    </w:p>
    <w:p w14:paraId="77E403BF" w14:textId="1A4BFA6C" w:rsidR="00522184" w:rsidRDefault="001C1EFC" w:rsidP="00522184">
      <w:r>
        <w:t xml:space="preserve">The visitor </w:t>
      </w:r>
      <w:r w:rsidR="003F2C2D">
        <w:t>may buy a ticket on the website</w:t>
      </w:r>
      <w:ins w:id="30" w:author="Gerald Hilderink" w:date="2018-03-20T09:37:00Z">
        <w:r w:rsidR="00AE245C">
          <w:t xml:space="preserve"> or at the entrance. The visitor </w:t>
        </w:r>
      </w:ins>
      <w:del w:id="31" w:author="Gerald Hilderink" w:date="2018-03-20T09:38:00Z">
        <w:r w:rsidR="003F2C2D" w:rsidDel="00AE245C">
          <w:delText>, of which they will</w:delText>
        </w:r>
      </w:del>
      <w:r w:rsidR="003F2C2D">
        <w:t xml:space="preserve"> receive</w:t>
      </w:r>
      <w:ins w:id="32" w:author="Gerald Hilderink" w:date="2018-03-20T09:38:00Z">
        <w:r w:rsidR="00AE245C">
          <w:t>s</w:t>
        </w:r>
      </w:ins>
      <w:r w:rsidR="003F2C2D">
        <w:t xml:space="preserve"> a unique identity number and a temporary account for the event. </w:t>
      </w:r>
      <w:r w:rsidR="000C1071">
        <w:t xml:space="preserve">The </w:t>
      </w:r>
      <w:del w:id="33" w:author="Gerald Hilderink" w:date="2018-03-20T09:39:00Z">
        <w:r w:rsidR="000C1071" w:rsidDel="00AE245C">
          <w:delText xml:space="preserve">entrance </w:delText>
        </w:r>
      </w:del>
      <w:ins w:id="34" w:author="Gerald Hilderink" w:date="2018-03-20T09:39:00Z">
        <w:r w:rsidR="00AE245C">
          <w:t>online</w:t>
        </w:r>
        <w:r w:rsidR="00AE245C">
          <w:t xml:space="preserve"> </w:t>
        </w:r>
      </w:ins>
      <w:r w:rsidR="000C1071">
        <w:t xml:space="preserve">price for the event is </w:t>
      </w:r>
      <w:r w:rsidR="000C1071" w:rsidRPr="000C1071">
        <w:t>€ 55,-</w:t>
      </w:r>
      <w:del w:id="35" w:author="Gerald Hilderink" w:date="2018-03-20T09:39:00Z">
        <w:r w:rsidR="003F2C2D" w:rsidDel="00AE245C">
          <w:delText>;</w:delText>
        </w:r>
      </w:del>
      <w:ins w:id="36" w:author="Gerald Hilderink" w:date="2018-03-20T09:39:00Z">
        <w:r w:rsidR="00AE245C">
          <w:t xml:space="preserve"> and at the entrance is</w:t>
        </w:r>
      </w:ins>
      <w:r w:rsidR="003F2C2D">
        <w:t xml:space="preserve"> € 6</w:t>
      </w:r>
      <w:r w:rsidR="00AC0587">
        <w:t>5</w:t>
      </w:r>
      <w:r w:rsidR="003F2C2D">
        <w:t>,-</w:t>
      </w:r>
      <w:del w:id="37" w:author="Gerald Hilderink" w:date="2018-03-20T09:39:00Z">
        <w:r w:rsidR="003F2C2D" w:rsidDel="00AE245C">
          <w:delText xml:space="preserve"> at the entrance</w:delText>
        </w:r>
      </w:del>
      <w:r w:rsidR="003F2C2D">
        <w:t xml:space="preserve">. </w:t>
      </w:r>
    </w:p>
    <w:p w14:paraId="43DB3C49" w14:textId="1D9438BC" w:rsidR="00AC0587" w:rsidRDefault="00AC0587" w:rsidP="00522184">
      <w:r>
        <w:t xml:space="preserve">The visitor </w:t>
      </w:r>
      <w:r w:rsidR="00A45076">
        <w:t xml:space="preserve">may rent a camping spot on the website as well, </w:t>
      </w:r>
      <w:r w:rsidR="00D319CB">
        <w:t>for</w:t>
      </w:r>
      <w:r w:rsidR="00A45076">
        <w:t xml:space="preserve"> the price of </w:t>
      </w:r>
      <w:commentRangeStart w:id="38"/>
      <w:r w:rsidR="00020F1E">
        <w:t xml:space="preserve">€ 10,- for the </w:t>
      </w:r>
      <w:r w:rsidR="00BA222B">
        <w:t xml:space="preserve">whole </w:t>
      </w:r>
      <w:r w:rsidR="00020F1E">
        <w:t>weekend</w:t>
      </w:r>
      <w:r w:rsidR="00BA222B">
        <w:t>, not shorter or longer</w:t>
      </w:r>
      <w:r w:rsidR="00020F1E">
        <w:t>, and € 20,- addition per person</w:t>
      </w:r>
      <w:r w:rsidR="00B43440">
        <w:t>; max 6 persons per camping spot</w:t>
      </w:r>
      <w:r w:rsidR="00020F1E">
        <w:t>.</w:t>
      </w:r>
      <w:r w:rsidR="007838E9">
        <w:t xml:space="preserve"> </w:t>
      </w:r>
      <w:r w:rsidR="000334FE">
        <w:t xml:space="preserve">€ 10,- will be added if the visitor </w:t>
      </w:r>
      <w:r w:rsidR="00BF56F1">
        <w:t>did not pay in advance for the spot</w:t>
      </w:r>
      <w:r w:rsidR="000334FE">
        <w:t>.</w:t>
      </w:r>
      <w:commentRangeEnd w:id="38"/>
      <w:r w:rsidR="00AE245C">
        <w:rPr>
          <w:rStyle w:val="Verwijzingopmerking"/>
        </w:rPr>
        <w:commentReference w:id="38"/>
      </w:r>
    </w:p>
    <w:p w14:paraId="6E97775B" w14:textId="01863AD6" w:rsidR="009E5C68" w:rsidRDefault="009E5C68" w:rsidP="00522184">
      <w:commentRangeStart w:id="39"/>
      <w:r>
        <w:t xml:space="preserve">Upon entering the event, </w:t>
      </w:r>
      <w:r w:rsidR="00967CE6">
        <w:t xml:space="preserve">the visitor will be asked for their event account information </w:t>
      </w:r>
      <w:commentRangeEnd w:id="39"/>
      <w:r w:rsidR="002B2280">
        <w:rPr>
          <w:rStyle w:val="Verwijzingopmerking"/>
        </w:rPr>
        <w:commentReference w:id="39"/>
      </w:r>
      <w:r w:rsidR="00967CE6">
        <w:t xml:space="preserve">and receive an RFID card/band </w:t>
      </w:r>
      <w:r w:rsidR="00B818BA">
        <w:t xml:space="preserve">that they may use to add event currency to in order to make purchases and rent items. There will be stalls with </w:t>
      </w:r>
      <w:r w:rsidR="009A4C71">
        <w:t xml:space="preserve">food and drinks to buy, and stalls with costumes, props (foam swords, staffs, shields, etc.), </w:t>
      </w:r>
      <w:r w:rsidR="007C5BC1">
        <w:t xml:space="preserve">and phone charging cables to rent. </w:t>
      </w:r>
    </w:p>
    <w:p w14:paraId="158BE30F" w14:textId="63532012" w:rsidR="007C5BC1" w:rsidRDefault="007C5BC1" w:rsidP="00522184">
      <w:r>
        <w:t xml:space="preserve">There will also be ATM </w:t>
      </w:r>
      <w:r w:rsidR="003A4DCB">
        <w:t xml:space="preserve">machines located near the </w:t>
      </w:r>
      <w:r w:rsidR="00E44A3C">
        <w:t>stalls</w:t>
      </w:r>
      <w:r w:rsidR="00F76CAB">
        <w:t>, where the visitors may purchase event credit. Only event credit is</w:t>
      </w:r>
      <w:r w:rsidR="00E71517">
        <w:t xml:space="preserve"> used as currency for the event. Cash and credit/debit cards are not allowed</w:t>
      </w:r>
      <w:commentRangeStart w:id="40"/>
      <w:r w:rsidR="00E71517">
        <w:t>. After the event, the remaining balances may be retrieved at the ATM machines.</w:t>
      </w:r>
      <w:commentRangeEnd w:id="40"/>
      <w:r w:rsidR="002B2280">
        <w:rPr>
          <w:rStyle w:val="Verwijzingopmerking"/>
        </w:rPr>
        <w:commentReference w:id="40"/>
      </w:r>
    </w:p>
    <w:p w14:paraId="3ED0049C" w14:textId="084B8F28" w:rsidR="00E44A3C" w:rsidRDefault="00E44A3C" w:rsidP="00522184">
      <w:r>
        <w:t xml:space="preserve">As for the events, there will be shows: </w:t>
      </w:r>
      <w:commentRangeStart w:id="41"/>
      <w:r>
        <w:t>sword fighting</w:t>
      </w:r>
      <w:commentRangeEnd w:id="41"/>
      <w:r w:rsidR="002B2280">
        <w:rPr>
          <w:rStyle w:val="Verwijzingopmerking"/>
        </w:rPr>
        <w:commentReference w:id="41"/>
      </w:r>
      <w:r>
        <w:t xml:space="preserve">, jousting, </w:t>
      </w:r>
      <w:r w:rsidR="003A2BE8">
        <w:t>circus performances, a medieval skit</w:t>
      </w:r>
      <w:r w:rsidR="006F10E1">
        <w:t xml:space="preserve">, and </w:t>
      </w:r>
      <w:r w:rsidR="00E82870">
        <w:t xml:space="preserve">horse races. Visitors may partake </w:t>
      </w:r>
      <w:r w:rsidR="00DD4793">
        <w:t xml:space="preserve">in </w:t>
      </w:r>
      <w:r w:rsidR="0041522A">
        <w:t xml:space="preserve">various carnival games: </w:t>
      </w:r>
      <w:commentRangeStart w:id="42"/>
      <w:r w:rsidR="0041522A">
        <w:t>dart throwing</w:t>
      </w:r>
      <w:commentRangeEnd w:id="42"/>
      <w:r w:rsidR="002B2280">
        <w:rPr>
          <w:rStyle w:val="Verwijzingopmerking"/>
        </w:rPr>
        <w:commentReference w:id="42"/>
      </w:r>
      <w:r w:rsidR="0041522A">
        <w:t xml:space="preserve">, archery, </w:t>
      </w:r>
      <w:r w:rsidR="00F11141">
        <w:t xml:space="preserve">ball throwing, </w:t>
      </w:r>
      <w:r w:rsidR="00A230FD">
        <w:t xml:space="preserve">fencing against a professional, </w:t>
      </w:r>
      <w:r w:rsidR="00EE1C33">
        <w:t xml:space="preserve">fortune telling, </w:t>
      </w:r>
      <w:r w:rsidR="002E2704">
        <w:t xml:space="preserve">row-boating, </w:t>
      </w:r>
      <w:r w:rsidR="001601D0">
        <w:t xml:space="preserve">tug-of-war, </w:t>
      </w:r>
      <w:r w:rsidR="005B6B17">
        <w:t>etc.</w:t>
      </w:r>
    </w:p>
    <w:p w14:paraId="55BFABF9" w14:textId="56175907" w:rsidR="005C0DF9" w:rsidRPr="00522184" w:rsidRDefault="005C0DF9" w:rsidP="00522184">
      <w:r>
        <w:lastRenderedPageBreak/>
        <w:t xml:space="preserve">Special guests from the Game of Thrones series will be present at the event: </w:t>
      </w:r>
      <w:r w:rsidR="009F2CE2">
        <w:t>Emilia Clarke, Kit Harington, Sophie Turner, Lena Headey, Maisie Williams, and Peter Dinklage</w:t>
      </w:r>
      <w:r w:rsidR="000635C4">
        <w:t>.</w:t>
      </w:r>
    </w:p>
    <w:p w14:paraId="0142C566" w14:textId="77777777" w:rsidR="00397F45" w:rsidRPr="006C2A02" w:rsidRDefault="00397F45" w:rsidP="00397F45">
      <w:pPr>
        <w:pStyle w:val="Kop1"/>
      </w:pPr>
      <w:bookmarkStart w:id="43" w:name="_Toc508106364"/>
      <w:bookmarkStart w:id="44" w:name="_Toc507493918"/>
      <w:bookmarkEnd w:id="3"/>
      <w:r w:rsidRPr="006C2A02">
        <w:t>Project Statement</w:t>
      </w:r>
      <w:bookmarkEnd w:id="43"/>
    </w:p>
    <w:p w14:paraId="799B8BCE" w14:textId="77777777" w:rsidR="00397F45" w:rsidRPr="006C2A02" w:rsidRDefault="00397F45" w:rsidP="00397F45">
      <w:r w:rsidRPr="006C2A02">
        <w:t>In this document, we will provide the current situation, the client’s proposed solution and goals, the project goals, the project approach, the constraints and risks, the phasing, the assumptions, the management approach, and the reference material in the appendices.</w:t>
      </w:r>
    </w:p>
    <w:p w14:paraId="0AC41C19" w14:textId="28433E75" w:rsidR="009C2EAA" w:rsidRPr="006C2A02" w:rsidRDefault="009C2EAA" w:rsidP="005A65E0">
      <w:pPr>
        <w:pStyle w:val="Kop2"/>
      </w:pPr>
      <w:bookmarkStart w:id="45" w:name="_Toc508106365"/>
      <w:r w:rsidRPr="006C2A02">
        <w:t>Current Situation</w:t>
      </w:r>
      <w:bookmarkEnd w:id="44"/>
      <w:bookmarkEnd w:id="45"/>
    </w:p>
    <w:p w14:paraId="70C06402" w14:textId="5AFA060F" w:rsidR="006713CD" w:rsidRPr="006C2A02" w:rsidRDefault="001E2194">
      <w:r>
        <w:t>T</w:t>
      </w:r>
      <w:r w:rsidR="00B35BE0" w:rsidRPr="006C2A02">
        <w:t>he event takes place on a big terrain with enough space for visitors, stages, tents, and other sections</w:t>
      </w:r>
      <w:r w:rsidR="005B35C0">
        <w:t xml:space="preserve"> (</w:t>
      </w:r>
      <w:hyperlink w:anchor="_Appendix_B:_Map" w:history="1">
        <w:r w:rsidR="005B35C0" w:rsidRPr="00980617">
          <w:rPr>
            <w:rStyle w:val="Hyperlink"/>
          </w:rPr>
          <w:t>Appendix B</w:t>
        </w:r>
      </w:hyperlink>
      <w:r w:rsidR="005B35C0">
        <w:t>)</w:t>
      </w:r>
      <w:r w:rsidR="00B35BE0" w:rsidRPr="006C2A02">
        <w:t>.</w:t>
      </w:r>
      <w:r w:rsidR="00B030C9" w:rsidRPr="006C2A02">
        <w:t xml:space="preserve"> Part of the terrain is reserved for the camping grounds, where visitors may stay for the night</w:t>
      </w:r>
      <w:ins w:id="46" w:author="Gerald Hilderink" w:date="2018-03-20T09:52:00Z">
        <w:r w:rsidR="003F2B96">
          <w:t>s</w:t>
        </w:r>
      </w:ins>
      <w:r w:rsidR="00B030C9" w:rsidRPr="006C2A02">
        <w:t>.</w:t>
      </w:r>
      <w:r w:rsidR="006D3A7F" w:rsidRPr="006C2A02">
        <w:t xml:space="preserve"> </w:t>
      </w:r>
    </w:p>
    <w:p w14:paraId="1377D013" w14:textId="77777777" w:rsidR="006713CD" w:rsidRPr="006C2A02" w:rsidRDefault="007A227A">
      <w:r w:rsidRPr="006C2A02">
        <w:t xml:space="preserve">For profits, the funds will originate from visitors purchasing tickets to enter the event, buying food, drinks, or souvenirs, and loaning products, such as the costume booth, flashlights, cameras, etc. </w:t>
      </w:r>
    </w:p>
    <w:p w14:paraId="66D27847" w14:textId="132024E7" w:rsidR="00A9253F" w:rsidRDefault="006713CD">
      <w:commentRangeStart w:id="47"/>
      <w:r w:rsidRPr="006C2A02">
        <w:t xml:space="preserve">Visitors will place the funds on their account in order to pay, and can rent a camping spot. </w:t>
      </w:r>
      <w:commentRangeEnd w:id="47"/>
      <w:r w:rsidR="003F2B96">
        <w:rPr>
          <w:rStyle w:val="Verwijzingopmerking"/>
        </w:rPr>
        <w:commentReference w:id="47"/>
      </w:r>
      <w:r w:rsidR="007A227A" w:rsidRPr="006C2A02">
        <w:t xml:space="preserve">Banks will place ATM machines on the terrain which allows visitors to deposit money on their </w:t>
      </w:r>
      <w:commentRangeStart w:id="48"/>
      <w:r w:rsidR="007A227A" w:rsidRPr="006C2A02">
        <w:t>account</w:t>
      </w:r>
      <w:commentRangeEnd w:id="48"/>
      <w:r w:rsidR="003F2B96">
        <w:rPr>
          <w:rStyle w:val="Verwijzingopmerking"/>
        </w:rPr>
        <w:commentReference w:id="48"/>
      </w:r>
      <w:r w:rsidR="007A227A" w:rsidRPr="006C2A02">
        <w:t>. These machines provide log files</w:t>
      </w:r>
      <w:r w:rsidR="004225C4">
        <w:t xml:space="preserve"> which can be seen in </w:t>
      </w:r>
      <w:hyperlink w:anchor="_Appendix_C:_ATM" w:history="1">
        <w:r w:rsidR="007A227A" w:rsidRPr="00980617">
          <w:rPr>
            <w:rStyle w:val="Hyperlink"/>
          </w:rPr>
          <w:t xml:space="preserve">Appendix </w:t>
        </w:r>
        <w:r w:rsidR="008C1B2D" w:rsidRPr="00980617">
          <w:rPr>
            <w:rStyle w:val="Hyperlink"/>
          </w:rPr>
          <w:t>C</w:t>
        </w:r>
      </w:hyperlink>
      <w:r w:rsidR="007A227A" w:rsidRPr="006C2A02">
        <w:t>.</w:t>
      </w:r>
    </w:p>
    <w:p w14:paraId="69CE0ED8" w14:textId="05B5C4B8" w:rsidR="00402231" w:rsidRPr="006C2A02" w:rsidRDefault="001E2194" w:rsidP="001E2194">
      <w:pPr>
        <w:pStyle w:val="Kop2"/>
      </w:pPr>
      <w:bookmarkStart w:id="49" w:name="_Toc508106366"/>
      <w:r>
        <w:t>Problem Description</w:t>
      </w:r>
      <w:bookmarkEnd w:id="49"/>
    </w:p>
    <w:p w14:paraId="49311DF8" w14:textId="77777777" w:rsidR="0034505C" w:rsidRDefault="00525188">
      <w:pPr>
        <w:rPr>
          <w:ins w:id="50" w:author="Gerald Hilderink" w:date="2018-03-20T10:02:00Z"/>
        </w:rPr>
      </w:pPr>
      <w:commentRangeStart w:id="51"/>
      <w:r w:rsidRPr="006C2A02">
        <w:t xml:space="preserve">Because the events has started to attract more visitors, </w:t>
      </w:r>
      <w:r w:rsidR="009B3322">
        <w:t xml:space="preserve">the client fears that </w:t>
      </w:r>
      <w:r w:rsidRPr="006C2A02">
        <w:t>it has become impossible to manage</w:t>
      </w:r>
      <w:r w:rsidR="00C34F6B">
        <w:t xml:space="preserve"> everything </w:t>
      </w:r>
      <w:r w:rsidRPr="006C2A02">
        <w:t>without a proper software solution</w:t>
      </w:r>
      <w:r w:rsidR="004D0FAE">
        <w:t>. I</w:t>
      </w:r>
      <w:r w:rsidR="00D820E5">
        <w:t xml:space="preserve">t takes a long time to go through a list of names in order to determine whether someone </w:t>
      </w:r>
      <w:r w:rsidR="003B57F0">
        <w:t xml:space="preserve">has </w:t>
      </w:r>
      <w:r w:rsidR="00D820E5">
        <w:t>registered in advance or not.</w:t>
      </w:r>
      <w:r w:rsidR="00CA224E">
        <w:t xml:space="preserve"> This keeps up the line.</w:t>
      </w:r>
      <w:r w:rsidR="00D820E5">
        <w:t xml:space="preserve"> </w:t>
      </w:r>
      <w:commentRangeEnd w:id="51"/>
      <w:r w:rsidR="003F2B96">
        <w:rPr>
          <w:rStyle w:val="Verwijzingopmerking"/>
        </w:rPr>
        <w:commentReference w:id="51"/>
      </w:r>
      <w:ins w:id="52" w:author="Gerald Hilderink" w:date="2018-03-20T10:01:00Z">
        <w:r w:rsidR="003F2B96">
          <w:t xml:space="preserve"> The company listens to the feedback </w:t>
        </w:r>
      </w:ins>
      <w:ins w:id="53" w:author="Gerald Hilderink" w:date="2018-03-20T10:02:00Z">
        <w:r w:rsidR="0034505C">
          <w:t xml:space="preserve">or complaints </w:t>
        </w:r>
      </w:ins>
      <w:ins w:id="54" w:author="Gerald Hilderink" w:date="2018-03-20T10:01:00Z">
        <w:r w:rsidR="003F2B96">
          <w:t xml:space="preserve">from its visitors. </w:t>
        </w:r>
      </w:ins>
      <w:ins w:id="55" w:author="Gerald Hilderink" w:date="2018-03-20T10:02:00Z">
        <w:r w:rsidR="0034505C">
          <w:t>The following issues needs to be addressed:</w:t>
        </w:r>
      </w:ins>
    </w:p>
    <w:p w14:paraId="7D75A6CF" w14:textId="1EE3151B" w:rsidR="0028562B" w:rsidRDefault="00303A27" w:rsidP="0034505C">
      <w:pPr>
        <w:pStyle w:val="Lijstalinea"/>
        <w:numPr>
          <w:ilvl w:val="0"/>
          <w:numId w:val="38"/>
        </w:numPr>
        <w:pPrChange w:id="56" w:author="Gerald Hilderink" w:date="2018-03-20T10:04:00Z">
          <w:pPr/>
        </w:pPrChange>
      </w:pPr>
      <w:r>
        <w:t xml:space="preserve">Visitors </w:t>
      </w:r>
      <w:del w:id="57" w:author="Gerald Hilderink" w:date="2018-03-20T10:02:00Z">
        <w:r w:rsidDel="0034505C">
          <w:delText xml:space="preserve">are also complaining </w:delText>
        </w:r>
        <w:r w:rsidR="007F7936" w:rsidDel="0034505C">
          <w:delText>that they</w:delText>
        </w:r>
      </w:del>
      <w:ins w:id="58" w:author="Gerald Hilderink" w:date="2018-03-20T10:02:00Z">
        <w:r w:rsidR="0034505C">
          <w:t>may</w:t>
        </w:r>
      </w:ins>
      <w:r w:rsidR="007F7936">
        <w:t xml:space="preserve"> find it difficult figuring out which camping spot they rented.</w:t>
      </w:r>
    </w:p>
    <w:p w14:paraId="6CFDDB4A" w14:textId="627F5790" w:rsidR="000C41AF" w:rsidRDefault="000C41AF" w:rsidP="0034505C">
      <w:pPr>
        <w:pStyle w:val="Lijstalinea"/>
        <w:numPr>
          <w:ilvl w:val="0"/>
          <w:numId w:val="38"/>
        </w:numPr>
        <w:pPrChange w:id="59" w:author="Gerald Hilderink" w:date="2018-03-20T10:04:00Z">
          <w:pPr/>
        </w:pPrChange>
      </w:pPr>
      <w:del w:id="60" w:author="Gerald Hilderink" w:date="2018-03-20T10:03:00Z">
        <w:r w:rsidDel="0034505C">
          <w:delText>They’ve received complaints from v</w:delText>
        </w:r>
      </w:del>
      <w:ins w:id="61" w:author="Gerald Hilderink" w:date="2018-03-20T10:03:00Z">
        <w:r w:rsidR="0034505C">
          <w:t>V</w:t>
        </w:r>
      </w:ins>
      <w:r>
        <w:t xml:space="preserve">isitors </w:t>
      </w:r>
      <w:del w:id="62" w:author="Gerald Hilderink" w:date="2018-03-20T10:03:00Z">
        <w:r w:rsidDel="0034505C">
          <w:delText>who wanted more</w:delText>
        </w:r>
      </w:del>
      <w:ins w:id="63" w:author="Gerald Hilderink" w:date="2018-03-20T10:03:00Z">
        <w:r w:rsidR="0034505C">
          <w:t>could not find</w:t>
        </w:r>
      </w:ins>
      <w:r>
        <w:t xml:space="preserve"> information in advance about the event. Apparently, flyers and social media does not provide enough information.</w:t>
      </w:r>
    </w:p>
    <w:p w14:paraId="62CA5EFF" w14:textId="568FA3F2" w:rsidR="003C0016" w:rsidRDefault="00705C91" w:rsidP="0034505C">
      <w:pPr>
        <w:pStyle w:val="Lijstalinea"/>
        <w:numPr>
          <w:ilvl w:val="0"/>
          <w:numId w:val="38"/>
        </w:numPr>
        <w:pPrChange w:id="64" w:author="Gerald Hilderink" w:date="2018-03-20T10:04:00Z">
          <w:pPr/>
        </w:pPrChange>
      </w:pPr>
      <w:r>
        <w:t>There has been times were false cash w</w:t>
      </w:r>
      <w:r w:rsidR="00CA224E">
        <w:t>as</w:t>
      </w:r>
      <w:r>
        <w:t xml:space="preserve"> accepted </w:t>
      </w:r>
      <w:r w:rsidR="00CA224E">
        <w:t xml:space="preserve">by mistake. </w:t>
      </w:r>
      <w:r w:rsidR="00720F0C">
        <w:t xml:space="preserve">Because </w:t>
      </w:r>
      <w:r w:rsidR="00D43DDF">
        <w:t xml:space="preserve">the lines at the food and drink stalls are long, </w:t>
      </w:r>
      <w:r w:rsidR="00851246">
        <w:t>it’s hard to keep track of what perks people have paid for.</w:t>
      </w:r>
      <w:r w:rsidR="005929D7">
        <w:t xml:space="preserve"> </w:t>
      </w:r>
      <w:r w:rsidR="00CA224E">
        <w:t>Phone chargers that were rented were rarely returned</w:t>
      </w:r>
      <w:r w:rsidR="00AF6349">
        <w:t xml:space="preserve">, </w:t>
      </w:r>
      <w:r w:rsidR="0020715C">
        <w:t xml:space="preserve">and it’s difficult to keep track of which stalls are making more profits, </w:t>
      </w:r>
      <w:r w:rsidR="0031382A">
        <w:t xml:space="preserve">in order </w:t>
      </w:r>
      <w:r w:rsidR="0020715C">
        <w:t>to help make better plans for future events.</w:t>
      </w:r>
    </w:p>
    <w:p w14:paraId="5124A21B" w14:textId="056BC4F9" w:rsidR="001D3F4C" w:rsidRPr="006C2A02" w:rsidRDefault="001D3F4C" w:rsidP="005A65E0">
      <w:pPr>
        <w:pStyle w:val="Kop2"/>
      </w:pPr>
      <w:bookmarkStart w:id="65" w:name="_Toc507493920"/>
      <w:bookmarkStart w:id="66" w:name="_Toc508106367"/>
      <w:r w:rsidRPr="006C2A02">
        <w:t>Project Goal</w:t>
      </w:r>
      <w:bookmarkEnd w:id="65"/>
      <w:bookmarkEnd w:id="66"/>
    </w:p>
    <w:p w14:paraId="655AA94A" w14:textId="4AEE2173" w:rsidR="00026553" w:rsidRDefault="00026553" w:rsidP="002855F4">
      <w:r>
        <w:t xml:space="preserve">The goal of this project is to provide a software solution </w:t>
      </w:r>
      <w:r w:rsidR="00525B00">
        <w:t>that will solve the above problems. With this solution, the following goals should be met:</w:t>
      </w:r>
    </w:p>
    <w:p w14:paraId="45ECA950" w14:textId="263E1D38" w:rsidR="00E31F8A" w:rsidRDefault="00496DEB" w:rsidP="00525B00">
      <w:pPr>
        <w:pStyle w:val="Lijstalinea"/>
        <w:numPr>
          <w:ilvl w:val="0"/>
          <w:numId w:val="34"/>
        </w:numPr>
      </w:pPr>
      <w:commentRangeStart w:id="67"/>
      <w:r>
        <w:t>Easily m</w:t>
      </w:r>
      <w:r w:rsidR="00E31F8A">
        <w:t>onitor visitors entering and exiting the event</w:t>
      </w:r>
      <w:r w:rsidR="008D142E">
        <w:t>.</w:t>
      </w:r>
      <w:commentRangeEnd w:id="67"/>
      <w:r w:rsidR="003B2482">
        <w:rPr>
          <w:rStyle w:val="Verwijzingopmerking"/>
        </w:rPr>
        <w:commentReference w:id="67"/>
      </w:r>
    </w:p>
    <w:p w14:paraId="2C861AB6" w14:textId="74742548" w:rsidR="00525B00" w:rsidRDefault="00525B00" w:rsidP="00525B00">
      <w:pPr>
        <w:pStyle w:val="Lijstalinea"/>
        <w:numPr>
          <w:ilvl w:val="0"/>
          <w:numId w:val="34"/>
        </w:numPr>
      </w:pPr>
      <w:r>
        <w:t xml:space="preserve">Decrease </w:t>
      </w:r>
      <w:r w:rsidR="00E31F8A">
        <w:t xml:space="preserve">waiting time in </w:t>
      </w:r>
      <w:r w:rsidR="00DA6F54">
        <w:t xml:space="preserve">lines at the </w:t>
      </w:r>
      <w:r w:rsidR="00E31F8A">
        <w:t>entrance</w:t>
      </w:r>
      <w:r w:rsidR="00DA6F54">
        <w:t>, stalls, and rentals.</w:t>
      </w:r>
    </w:p>
    <w:p w14:paraId="4D7EAA00" w14:textId="6F4C7C25" w:rsidR="00E31F8A" w:rsidRDefault="005918F3" w:rsidP="00525B00">
      <w:pPr>
        <w:pStyle w:val="Lijstalinea"/>
        <w:numPr>
          <w:ilvl w:val="0"/>
          <w:numId w:val="34"/>
        </w:numPr>
      </w:pPr>
      <w:r>
        <w:t>Make it easier</w:t>
      </w:r>
      <w:r w:rsidR="005256A3">
        <w:t xml:space="preserve"> for visitors to register </w:t>
      </w:r>
      <w:r w:rsidR="00125A5C">
        <w:t>for the event and camping spots</w:t>
      </w:r>
      <w:r>
        <w:t>.</w:t>
      </w:r>
    </w:p>
    <w:p w14:paraId="78182126" w14:textId="0C29D366" w:rsidR="00125A5C" w:rsidRDefault="00DD0258" w:rsidP="00525B00">
      <w:pPr>
        <w:pStyle w:val="Lijstalinea"/>
        <w:numPr>
          <w:ilvl w:val="0"/>
          <w:numId w:val="34"/>
        </w:numPr>
      </w:pPr>
      <w:r>
        <w:t xml:space="preserve">Have </w:t>
      </w:r>
      <w:commentRangeStart w:id="68"/>
      <w:r>
        <w:t xml:space="preserve">ease </w:t>
      </w:r>
      <w:commentRangeEnd w:id="68"/>
      <w:r w:rsidR="003B2482">
        <w:rPr>
          <w:rStyle w:val="Verwijzingopmerking"/>
        </w:rPr>
        <w:commentReference w:id="68"/>
      </w:r>
      <w:r>
        <w:t>of</w:t>
      </w:r>
      <w:r w:rsidR="005918F3">
        <w:t xml:space="preserve"> access </w:t>
      </w:r>
      <w:r>
        <w:t xml:space="preserve">to </w:t>
      </w:r>
      <w:r w:rsidR="005918F3">
        <w:t>information pertaining to the event.</w:t>
      </w:r>
    </w:p>
    <w:p w14:paraId="156EC822" w14:textId="22FFBEF9" w:rsidR="00496DEB" w:rsidRDefault="00E56C7E" w:rsidP="00525B00">
      <w:pPr>
        <w:pStyle w:val="Lijstalinea"/>
        <w:numPr>
          <w:ilvl w:val="0"/>
          <w:numId w:val="34"/>
        </w:numPr>
      </w:pPr>
      <w:commentRangeStart w:id="69"/>
      <w:r>
        <w:t>Eas</w:t>
      </w:r>
      <w:r w:rsidR="005918F3">
        <w:t>ily</w:t>
      </w:r>
      <w:r>
        <w:t xml:space="preserve"> monitor the flow of </w:t>
      </w:r>
      <w:r w:rsidR="009E6FDF">
        <w:t>the event currency</w:t>
      </w:r>
      <w:r>
        <w:t xml:space="preserve"> through the stalls, activities,</w:t>
      </w:r>
      <w:r w:rsidR="00B37C50">
        <w:t xml:space="preserve"> and ATM machines.</w:t>
      </w:r>
      <w:commentRangeEnd w:id="69"/>
      <w:r w:rsidR="003B2482">
        <w:rPr>
          <w:rStyle w:val="Verwijzingopmerking"/>
        </w:rPr>
        <w:commentReference w:id="69"/>
      </w:r>
    </w:p>
    <w:p w14:paraId="61E73689" w14:textId="08E9EBD0" w:rsidR="00B37C50" w:rsidRDefault="0052409B" w:rsidP="00525B00">
      <w:pPr>
        <w:pStyle w:val="Lijstalinea"/>
        <w:numPr>
          <w:ilvl w:val="0"/>
          <w:numId w:val="34"/>
        </w:numPr>
      </w:pPr>
      <w:r>
        <w:lastRenderedPageBreak/>
        <w:t xml:space="preserve">Being able to </w:t>
      </w:r>
      <w:r w:rsidR="008D142E">
        <w:t xml:space="preserve">easily </w:t>
      </w:r>
      <w:r>
        <w:t xml:space="preserve">monitor </w:t>
      </w:r>
      <w:r w:rsidR="008D142E">
        <w:t xml:space="preserve">and access information pertaining to </w:t>
      </w:r>
      <w:commentRangeStart w:id="70"/>
      <w:r>
        <w:t xml:space="preserve">everything </w:t>
      </w:r>
      <w:commentRangeEnd w:id="70"/>
      <w:r w:rsidR="003B2482">
        <w:rPr>
          <w:rStyle w:val="Verwijzingopmerking"/>
        </w:rPr>
        <w:commentReference w:id="70"/>
      </w:r>
      <w:r w:rsidR="008D142E">
        <w:t>that is related to the event.</w:t>
      </w:r>
    </w:p>
    <w:p w14:paraId="11084EAD" w14:textId="01391281" w:rsidR="005D34F9" w:rsidRDefault="00B67CDA" w:rsidP="005D34F9">
      <w:commentRangeStart w:id="71"/>
      <w:r>
        <w:t xml:space="preserve">All of these goals should be user-friendly and </w:t>
      </w:r>
      <w:r w:rsidR="00DD0258">
        <w:t>should help make future events easier to manage</w:t>
      </w:r>
      <w:r>
        <w:t>.</w:t>
      </w:r>
      <w:commentRangeEnd w:id="71"/>
      <w:r w:rsidR="003B2482">
        <w:rPr>
          <w:rStyle w:val="Verwijzingopmerking"/>
        </w:rPr>
        <w:commentReference w:id="71"/>
      </w:r>
    </w:p>
    <w:p w14:paraId="295DF439" w14:textId="7F2FA212" w:rsidR="00C641FC" w:rsidRPr="005D34F9" w:rsidRDefault="00145123" w:rsidP="00145123">
      <w:pPr>
        <w:pStyle w:val="Kop2"/>
      </w:pPr>
      <w:bookmarkStart w:id="72" w:name="_Toc508106368"/>
      <w:r w:rsidRPr="005D34F9">
        <w:t>Solution Description</w:t>
      </w:r>
      <w:bookmarkEnd w:id="72"/>
    </w:p>
    <w:p w14:paraId="03CCFA95" w14:textId="34879D57" w:rsidR="00BF2DB6" w:rsidRDefault="00601575" w:rsidP="005C24FA">
      <w:r>
        <w:t xml:space="preserve">Visitors will have ease of access to the provided website for the event. They can see all event details, prices, </w:t>
      </w:r>
      <w:r w:rsidR="002329CE">
        <w:t xml:space="preserve">what to expect, and how to prepare. They can register for the event with their personal </w:t>
      </w:r>
      <w:r w:rsidR="004C7895">
        <w:t xml:space="preserve">information, which gives them </w:t>
      </w:r>
      <w:ins w:id="73" w:author="Gerald Hilderink" w:date="2018-03-20T10:09:00Z">
        <w:r w:rsidR="003B2482">
          <w:t xml:space="preserve">a ticket. The ticket is coupled to </w:t>
        </w:r>
      </w:ins>
      <w:ins w:id="74" w:author="Gerald Hilderink" w:date="2018-03-20T10:10:00Z">
        <w:r w:rsidR="003B2482">
          <w:t xml:space="preserve">an RFID card/band and </w:t>
        </w:r>
      </w:ins>
      <w:r w:rsidR="004C7895">
        <w:t xml:space="preserve">an event account. </w:t>
      </w:r>
      <w:r w:rsidR="00C07253">
        <w:t xml:space="preserve">This </w:t>
      </w:r>
      <w:del w:id="75" w:author="Gerald Hilderink" w:date="2018-03-20T10:10:00Z">
        <w:r w:rsidR="00C07253" w:rsidDel="003B2482">
          <w:delText>event account</w:delText>
        </w:r>
      </w:del>
      <w:ins w:id="76" w:author="Gerald Hilderink" w:date="2018-03-20T10:10:00Z">
        <w:r w:rsidR="003B2482">
          <w:t>ticket</w:t>
        </w:r>
      </w:ins>
      <w:r w:rsidR="00C07253">
        <w:t xml:space="preserve"> has its own QR code</w:t>
      </w:r>
      <w:r w:rsidR="005C24FA">
        <w:t xml:space="preserve"> which the visitor will present at the entrance of the event. </w:t>
      </w:r>
    </w:p>
    <w:p w14:paraId="4F6B09BD" w14:textId="46BE0A52" w:rsidR="0067317C" w:rsidRDefault="0067317C" w:rsidP="005C24FA">
      <w:r>
        <w:t>Visitors who</w:t>
      </w:r>
      <w:r w:rsidR="00234B63">
        <w:t xml:space="preserve"> want to rent a camping spot can visit the camping spot areas page on the website. The page will have the map of the camping area. </w:t>
      </w:r>
      <w:r w:rsidR="00D3700B">
        <w:t>The map will be interactive, displaying spots that are opened or reserved</w:t>
      </w:r>
      <w:r>
        <w:t xml:space="preserve">. </w:t>
      </w:r>
      <w:r w:rsidR="00D14CB4">
        <w:t>The visitor may click on an open spot to make the reservations</w:t>
      </w:r>
      <w:r w:rsidR="00CF40F3">
        <w:t xml:space="preserve">. The page will ask for the amount of visitors, as well as allowing an invite link. This link can be distributed to the </w:t>
      </w:r>
      <w:r w:rsidR="00241F5A">
        <w:t xml:space="preserve">other attendees by the visitor who requested the reservation. </w:t>
      </w:r>
      <w:r w:rsidR="000A62B8">
        <w:t>Other attendees must have registered for the event in order to access the camping grounds.</w:t>
      </w:r>
    </w:p>
    <w:p w14:paraId="3536331C" w14:textId="044ABAA6" w:rsidR="002F7248" w:rsidRDefault="000A62B8" w:rsidP="002F7248">
      <w:r>
        <w:t>At the event, o</w:t>
      </w:r>
      <w:r w:rsidR="005C24FA">
        <w:t xml:space="preserve">nce </w:t>
      </w:r>
      <w:r w:rsidR="0067317C">
        <w:t>the</w:t>
      </w:r>
      <w:r>
        <w:t xml:space="preserve"> visitor’s</w:t>
      </w:r>
      <w:r w:rsidR="0067317C">
        <w:t xml:space="preserve"> QR code has been </w:t>
      </w:r>
      <w:r w:rsidR="005C24FA">
        <w:t xml:space="preserve">scanned, their </w:t>
      </w:r>
      <w:commentRangeStart w:id="77"/>
      <w:r w:rsidR="005C24FA">
        <w:t xml:space="preserve">event account will be linked to an </w:t>
      </w:r>
      <w:commentRangeStart w:id="78"/>
      <w:r w:rsidR="005C24FA">
        <w:t>RFID card</w:t>
      </w:r>
      <w:r w:rsidR="002E637C">
        <w:t>/band</w:t>
      </w:r>
      <w:commentRangeEnd w:id="78"/>
      <w:r w:rsidR="001D2FB2">
        <w:rPr>
          <w:rStyle w:val="Verwijzingopmerking"/>
        </w:rPr>
        <w:commentReference w:id="78"/>
      </w:r>
      <w:r w:rsidR="005C24FA">
        <w:t>, provided at the entrance</w:t>
      </w:r>
      <w:commentRangeEnd w:id="77"/>
      <w:r w:rsidR="001D2FB2">
        <w:rPr>
          <w:rStyle w:val="Verwijzingopmerking"/>
        </w:rPr>
        <w:commentReference w:id="77"/>
      </w:r>
      <w:r w:rsidR="005C24FA">
        <w:t xml:space="preserve">. </w:t>
      </w:r>
      <w:r w:rsidR="002F7248">
        <w:t xml:space="preserve">Visitors who are registering or renting a camping spot at the entrance will be in a </w:t>
      </w:r>
      <w:commentRangeStart w:id="79"/>
      <w:r w:rsidR="002F7248">
        <w:t>separate line</w:t>
      </w:r>
      <w:commentRangeEnd w:id="79"/>
      <w:r w:rsidR="001D2FB2">
        <w:rPr>
          <w:rStyle w:val="Verwijzingopmerking"/>
        </w:rPr>
        <w:commentReference w:id="79"/>
      </w:r>
      <w:r w:rsidR="002F7248">
        <w:t xml:space="preserve">. They can simply enter their details into the device, the account will be created, and then they will be provided with a </w:t>
      </w:r>
      <w:commentRangeStart w:id="80"/>
      <w:r w:rsidR="002F7248">
        <w:t>card</w:t>
      </w:r>
      <w:r w:rsidR="002E637C">
        <w:t>/band</w:t>
      </w:r>
      <w:commentRangeEnd w:id="80"/>
      <w:r w:rsidR="001D2FB2">
        <w:rPr>
          <w:rStyle w:val="Verwijzingopmerking"/>
        </w:rPr>
        <w:commentReference w:id="80"/>
      </w:r>
      <w:r w:rsidR="002F7248">
        <w:t>.</w:t>
      </w:r>
    </w:p>
    <w:p w14:paraId="40561EC9" w14:textId="07144D53" w:rsidR="00165B93" w:rsidRDefault="005C24FA">
      <w:r>
        <w:t>This card</w:t>
      </w:r>
      <w:r w:rsidR="002E637C">
        <w:t>/band</w:t>
      </w:r>
      <w:r>
        <w:t xml:space="preserve"> will be used for all transactions. Visitors can </w:t>
      </w:r>
      <w:r w:rsidR="00EB5A52">
        <w:t xml:space="preserve">buy the event currency </w:t>
      </w:r>
      <w:r w:rsidR="00E27D5F">
        <w:t>t</w:t>
      </w:r>
      <w:r w:rsidR="00EB5A52">
        <w:t>hrough the provided ATMs, strategically located near the stalls</w:t>
      </w:r>
      <w:r w:rsidR="00D54577">
        <w:t xml:space="preserve"> and at the entrance/exit of the event</w:t>
      </w:r>
      <w:r w:rsidR="00EB5A52">
        <w:t xml:space="preserve">. </w:t>
      </w:r>
      <w:r w:rsidR="00E27D5F">
        <w:t>They can use the card</w:t>
      </w:r>
      <w:r w:rsidR="002E637C">
        <w:t>/band</w:t>
      </w:r>
      <w:r w:rsidR="00E27D5F">
        <w:t xml:space="preserve"> to purchase food, drinks, and miscellaneous, as well as renting costumes, chargers, etc. </w:t>
      </w:r>
    </w:p>
    <w:p w14:paraId="54CDA3E7" w14:textId="40240164" w:rsidR="002054A8" w:rsidRDefault="000054D7">
      <w:r>
        <w:t>Visitors can view their transaction history vi</w:t>
      </w:r>
      <w:r w:rsidR="00551FBB">
        <w:t>a the ATMs</w:t>
      </w:r>
      <w:r w:rsidR="008906E9">
        <w:t xml:space="preserve"> or via the website.</w:t>
      </w:r>
      <w:r w:rsidR="00FD379E">
        <w:t xml:space="preserve"> </w:t>
      </w:r>
    </w:p>
    <w:p w14:paraId="4FC2B29B" w14:textId="262A7444" w:rsidR="00FD379E" w:rsidRDefault="00FD379E">
      <w:r>
        <w:t xml:space="preserve">Upon leaving the event, the </w:t>
      </w:r>
      <w:r w:rsidR="0045242B">
        <w:t>entrance employee will scan the</w:t>
      </w:r>
      <w:r w:rsidR="00D2548E">
        <w:t xml:space="preserve"> visitor’s</w:t>
      </w:r>
      <w:r w:rsidR="0045242B">
        <w:t xml:space="preserve"> card</w:t>
      </w:r>
      <w:r w:rsidR="002E637C">
        <w:t>/band</w:t>
      </w:r>
      <w:r w:rsidR="0045242B">
        <w:t xml:space="preserve"> to verify if the visitor has returned their </w:t>
      </w:r>
      <w:r w:rsidR="00D54577">
        <w:t>rented items. They will also check to see if there’s event currency left over.</w:t>
      </w:r>
      <w:r w:rsidR="001F32F9">
        <w:t xml:space="preserve"> </w:t>
      </w:r>
      <w:commentRangeStart w:id="81"/>
      <w:r w:rsidR="001F32F9">
        <w:t>The card</w:t>
      </w:r>
      <w:r w:rsidR="002E637C">
        <w:t>/band</w:t>
      </w:r>
      <w:r w:rsidR="001F32F9">
        <w:t xml:space="preserve"> will be returned with all data removed</w:t>
      </w:r>
      <w:commentRangeEnd w:id="81"/>
      <w:r w:rsidR="001D2FB2">
        <w:rPr>
          <w:rStyle w:val="Verwijzingopmerking"/>
        </w:rPr>
        <w:commentReference w:id="81"/>
      </w:r>
      <w:r w:rsidR="001F32F9">
        <w:t>, leaving it clean for another visitor</w:t>
      </w:r>
      <w:r w:rsidR="001D5F5C">
        <w:t xml:space="preserve"> or event</w:t>
      </w:r>
      <w:r w:rsidR="001F32F9">
        <w:t>.</w:t>
      </w:r>
    </w:p>
    <w:p w14:paraId="2A9A3894" w14:textId="7503FC52" w:rsidR="003F4F20" w:rsidRDefault="001D5F5C">
      <w:commentRangeStart w:id="82"/>
      <w:r>
        <w:t xml:space="preserve">The event manager will have access to an application which </w:t>
      </w:r>
      <w:r w:rsidR="00F80EAA">
        <w:t>monitors</w:t>
      </w:r>
      <w:r>
        <w:t xml:space="preserve"> everything related to the event. </w:t>
      </w:r>
      <w:r w:rsidR="00C45A54">
        <w:t xml:space="preserve">There’s an overview section on the app that shows a </w:t>
      </w:r>
      <w:del w:id="83" w:author="Gerald Hilderink" w:date="2018-03-20T10:18:00Z">
        <w:r w:rsidR="00C45A54" w:rsidDel="001D2FB2">
          <w:delText xml:space="preserve">simple </w:delText>
        </w:r>
      </w:del>
      <w:r w:rsidR="00C45A54">
        <w:t xml:space="preserve">report. This shows the statistics of the event, which is </w:t>
      </w:r>
      <w:del w:id="84" w:author="Gerald Hilderink" w:date="2018-03-20T10:19:00Z">
        <w:r w:rsidR="00C45A54" w:rsidDel="001D2FB2">
          <w:delText xml:space="preserve">better </w:delText>
        </w:r>
      </w:del>
      <w:ins w:id="85" w:author="Gerald Hilderink" w:date="2018-03-20T10:19:00Z">
        <w:r w:rsidR="001D2FB2">
          <w:t>useful</w:t>
        </w:r>
        <w:r w:rsidR="001D2FB2">
          <w:t xml:space="preserve"> </w:t>
        </w:r>
      </w:ins>
      <w:r w:rsidR="00C45A54">
        <w:t xml:space="preserve">to analyze </w:t>
      </w:r>
      <w:ins w:id="86" w:author="Gerald Hilderink" w:date="2018-03-20T10:19:00Z">
        <w:r w:rsidR="001D2FB2">
          <w:t xml:space="preserve">the event real-time and </w:t>
        </w:r>
      </w:ins>
      <w:r w:rsidR="00C45A54">
        <w:t xml:space="preserve">once the event is over. </w:t>
      </w:r>
      <w:commentRangeStart w:id="87"/>
      <w:r>
        <w:t xml:space="preserve">This application displays the </w:t>
      </w:r>
      <w:r w:rsidR="00835751">
        <w:t>stalls, events</w:t>
      </w:r>
      <w:r w:rsidR="009F3FCA">
        <w:t xml:space="preserve"> and activities</w:t>
      </w:r>
      <w:r w:rsidR="00835751">
        <w:t>, camping info, visitors info,</w:t>
      </w:r>
      <w:r w:rsidR="00CF40AA">
        <w:t xml:space="preserve"> and ATM logs</w:t>
      </w:r>
      <w:commentRangeEnd w:id="87"/>
      <w:r w:rsidR="001D2FB2">
        <w:rPr>
          <w:rStyle w:val="Verwijzingopmerking"/>
        </w:rPr>
        <w:commentReference w:id="87"/>
      </w:r>
      <w:r w:rsidR="00CF40AA">
        <w:t>.</w:t>
      </w:r>
    </w:p>
    <w:p w14:paraId="13A29BC6" w14:textId="4E9A16BD" w:rsidR="00CF5BE8" w:rsidRDefault="00232CE3">
      <w:r>
        <w:t>The stalls section displays the upkeep, stock inventory, event currency exchanged there</w:t>
      </w:r>
      <w:r w:rsidR="00F169F7">
        <w:t xml:space="preserve">, and rented items. The events </w:t>
      </w:r>
      <w:r w:rsidR="009F3FCA">
        <w:t xml:space="preserve">and activities </w:t>
      </w:r>
      <w:r w:rsidR="00F169F7">
        <w:t xml:space="preserve">section displays the schedules, </w:t>
      </w:r>
      <w:r w:rsidR="009F3FCA">
        <w:t>status reports, and visitors who are attending</w:t>
      </w:r>
      <w:r w:rsidR="00136E19">
        <w:t>. The camping info shows areas rented or opened, and those that were rented and are now opened, to check if a crew went to clean up the area.</w:t>
      </w:r>
      <w:r w:rsidR="006C1D35">
        <w:t xml:space="preserve"> The visitors’ info displays total visited, left, currently present</w:t>
      </w:r>
      <w:r w:rsidR="00EF518C">
        <w:t xml:space="preserve">, and status reports on problems, such as a visitor </w:t>
      </w:r>
      <w:r w:rsidR="009A237B">
        <w:t xml:space="preserve">reporting that they </w:t>
      </w:r>
      <w:r w:rsidR="00EF518C">
        <w:t>los</w:t>
      </w:r>
      <w:r w:rsidR="009A237B">
        <w:t xml:space="preserve">t </w:t>
      </w:r>
      <w:r w:rsidR="00EF518C">
        <w:t>their card</w:t>
      </w:r>
      <w:r w:rsidR="002E637C">
        <w:t>/band</w:t>
      </w:r>
      <w:r w:rsidR="00EF518C">
        <w:t>.</w:t>
      </w:r>
      <w:commentRangeEnd w:id="82"/>
      <w:r w:rsidR="004248DD">
        <w:rPr>
          <w:rStyle w:val="Verwijzingopmerking"/>
        </w:rPr>
        <w:commentReference w:id="82"/>
      </w:r>
    </w:p>
    <w:p w14:paraId="73F5B267" w14:textId="1197F730" w:rsidR="008906E9" w:rsidRDefault="008906E9"/>
    <w:p w14:paraId="42DFB3A9" w14:textId="1DA16C8A" w:rsidR="00055352" w:rsidRPr="005D34F9" w:rsidRDefault="00055352">
      <w:r w:rsidRPr="005D34F9">
        <w:br w:type="page"/>
      </w:r>
    </w:p>
    <w:p w14:paraId="5A6F3C51" w14:textId="774B4111" w:rsidR="00055352" w:rsidRPr="005D34F9" w:rsidRDefault="00356B7F" w:rsidP="005A65E0">
      <w:pPr>
        <w:pStyle w:val="Kop1"/>
      </w:pPr>
      <w:bookmarkStart w:id="88" w:name="_Toc508106369"/>
      <w:r w:rsidRPr="005D34F9">
        <w:lastRenderedPageBreak/>
        <w:t xml:space="preserve">Project </w:t>
      </w:r>
      <w:r w:rsidR="00492054" w:rsidRPr="005D34F9">
        <w:t>Objectives</w:t>
      </w:r>
      <w:bookmarkEnd w:id="88"/>
    </w:p>
    <w:p w14:paraId="4719D17D" w14:textId="4DCC9E85" w:rsidR="00356B7F" w:rsidRPr="005D34F9" w:rsidRDefault="00CA379E" w:rsidP="005A65E0">
      <w:pPr>
        <w:pStyle w:val="Kop2"/>
      </w:pPr>
      <w:bookmarkStart w:id="89" w:name="_Toc507493922"/>
      <w:bookmarkStart w:id="90" w:name="_Toc508106370"/>
      <w:r w:rsidRPr="00145123">
        <w:t>Deliverables</w:t>
      </w:r>
      <w:bookmarkEnd w:id="89"/>
      <w:bookmarkEnd w:id="90"/>
    </w:p>
    <w:p w14:paraId="0651DBAB" w14:textId="22B0255D" w:rsidR="00756EB4" w:rsidRPr="006C2A02" w:rsidRDefault="00CA379E" w:rsidP="00756EB4">
      <w:pPr>
        <w:pStyle w:val="Lijstalinea"/>
        <w:numPr>
          <w:ilvl w:val="0"/>
          <w:numId w:val="1"/>
        </w:numPr>
      </w:pPr>
      <w:commentRangeStart w:id="91"/>
      <w:r w:rsidRPr="006C2A02">
        <w:t>Applications</w:t>
      </w:r>
      <w:r w:rsidR="00756EB4" w:rsidRPr="006C2A02">
        <w:t xml:space="preserve"> </w:t>
      </w:r>
      <w:commentRangeEnd w:id="91"/>
      <w:r w:rsidR="004162A9">
        <w:rPr>
          <w:rStyle w:val="Verwijzingopmerking"/>
        </w:rPr>
        <w:commentReference w:id="91"/>
      </w:r>
      <w:r w:rsidR="00756EB4" w:rsidRPr="006C2A02">
        <w:t>to be used at:</w:t>
      </w:r>
    </w:p>
    <w:p w14:paraId="5A9631B5" w14:textId="7ACA50F3" w:rsidR="00756EB4" w:rsidRPr="006C2A02" w:rsidRDefault="00756EB4" w:rsidP="00756EB4">
      <w:pPr>
        <w:pStyle w:val="Lijstalinea"/>
        <w:numPr>
          <w:ilvl w:val="1"/>
          <w:numId w:val="1"/>
        </w:numPr>
      </w:pPr>
      <w:r w:rsidRPr="006C2A02">
        <w:t>The entrance of the event</w:t>
      </w:r>
    </w:p>
    <w:p w14:paraId="3E90766F" w14:textId="1AE6ED33" w:rsidR="00756EB4" w:rsidRPr="006C2A02" w:rsidRDefault="00756EB4" w:rsidP="00756EB4">
      <w:pPr>
        <w:pStyle w:val="Lijstalinea"/>
        <w:numPr>
          <w:ilvl w:val="1"/>
          <w:numId w:val="1"/>
        </w:numPr>
      </w:pPr>
      <w:r w:rsidRPr="006C2A02">
        <w:t>The entrance of the camping grounds</w:t>
      </w:r>
    </w:p>
    <w:p w14:paraId="2826720E" w14:textId="46127555" w:rsidR="00756EB4" w:rsidRPr="006C2A02" w:rsidRDefault="00756EB4" w:rsidP="00756EB4">
      <w:pPr>
        <w:pStyle w:val="Lijstalinea"/>
        <w:numPr>
          <w:ilvl w:val="1"/>
          <w:numId w:val="1"/>
        </w:numPr>
      </w:pPr>
      <w:r w:rsidRPr="006C2A02">
        <w:t>The shops</w:t>
      </w:r>
    </w:p>
    <w:p w14:paraId="4D2C1DF0" w14:textId="4BE469D8" w:rsidR="00756EB4" w:rsidRPr="006C2A02" w:rsidRDefault="00756EB4" w:rsidP="00756EB4">
      <w:pPr>
        <w:pStyle w:val="Lijstalinea"/>
        <w:numPr>
          <w:ilvl w:val="1"/>
          <w:numId w:val="1"/>
        </w:numPr>
      </w:pPr>
      <w:r w:rsidRPr="006C2A02">
        <w:t>The loaning stands</w:t>
      </w:r>
    </w:p>
    <w:p w14:paraId="14BD4EB3" w14:textId="275022A3" w:rsidR="000F6995" w:rsidRPr="006C2A02" w:rsidRDefault="004C1E29" w:rsidP="000F6995">
      <w:pPr>
        <w:pStyle w:val="Lijstalinea"/>
        <w:numPr>
          <w:ilvl w:val="0"/>
          <w:numId w:val="1"/>
        </w:numPr>
      </w:pPr>
      <w:r w:rsidRPr="006C2A02">
        <w:t>The</w:t>
      </w:r>
      <w:r w:rsidR="000F6995" w:rsidRPr="006C2A02">
        <w:t xml:space="preserve"> application to be used to monitor visitors entering and leaving the event</w:t>
      </w:r>
    </w:p>
    <w:p w14:paraId="64C9C277" w14:textId="62717918" w:rsidR="006B42B0" w:rsidRPr="006C2A02" w:rsidRDefault="004C1E29" w:rsidP="000F6995">
      <w:pPr>
        <w:pStyle w:val="Lijstalinea"/>
        <w:numPr>
          <w:ilvl w:val="0"/>
          <w:numId w:val="1"/>
        </w:numPr>
      </w:pPr>
      <w:r w:rsidRPr="006C2A02">
        <w:t>The</w:t>
      </w:r>
      <w:r w:rsidR="006B42B0" w:rsidRPr="006C2A02">
        <w:t xml:space="preserve"> application for the organization to inspect the status of the event</w:t>
      </w:r>
    </w:p>
    <w:p w14:paraId="4A31DAC8" w14:textId="6BCFC169" w:rsidR="006B42B0" w:rsidRPr="006C2A02" w:rsidRDefault="004C1E29" w:rsidP="000F6995">
      <w:pPr>
        <w:pStyle w:val="Lijstalinea"/>
        <w:numPr>
          <w:ilvl w:val="0"/>
          <w:numId w:val="1"/>
        </w:numPr>
      </w:pPr>
      <w:r w:rsidRPr="006C2A02">
        <w:t>The</w:t>
      </w:r>
      <w:r w:rsidR="006B42B0" w:rsidRPr="006C2A02">
        <w:t xml:space="preserve"> application to convert the information in the transaction-log-file to the database</w:t>
      </w:r>
    </w:p>
    <w:p w14:paraId="6E743C24" w14:textId="2B12CE91" w:rsidR="006B42B0" w:rsidRPr="006C2A02" w:rsidRDefault="00C504D8" w:rsidP="000F6995">
      <w:pPr>
        <w:pStyle w:val="Lijstalinea"/>
        <w:numPr>
          <w:ilvl w:val="0"/>
          <w:numId w:val="1"/>
        </w:numPr>
      </w:pPr>
      <w:r w:rsidRPr="006C2A02">
        <w:t>The</w:t>
      </w:r>
      <w:r w:rsidR="006B42B0" w:rsidRPr="006C2A02">
        <w:t xml:space="preserve"> fully functional website</w:t>
      </w:r>
    </w:p>
    <w:p w14:paraId="5EFCDDC4" w14:textId="0244492B" w:rsidR="00AD61C6" w:rsidRPr="006C2A02" w:rsidRDefault="00AD61C6" w:rsidP="0038391E">
      <w:pPr>
        <w:pStyle w:val="Lijstalinea"/>
        <w:numPr>
          <w:ilvl w:val="0"/>
          <w:numId w:val="1"/>
        </w:numPr>
      </w:pPr>
      <w:r w:rsidRPr="006C2A02">
        <w:t>The database</w:t>
      </w:r>
    </w:p>
    <w:p w14:paraId="53A8C9AE" w14:textId="3C2F3F13" w:rsidR="0038391E" w:rsidRPr="006C2A02" w:rsidRDefault="004C1E29" w:rsidP="0038391E">
      <w:pPr>
        <w:pStyle w:val="Lijstalinea"/>
        <w:numPr>
          <w:ilvl w:val="0"/>
          <w:numId w:val="1"/>
        </w:numPr>
      </w:pPr>
      <w:r w:rsidRPr="006C2A02">
        <w:t>A p</w:t>
      </w:r>
      <w:r w:rsidR="009E4501" w:rsidRPr="006C2A02">
        <w:t>resentation of the software solution</w:t>
      </w:r>
    </w:p>
    <w:p w14:paraId="09F9F5F5" w14:textId="2184C4E4" w:rsidR="0083244E" w:rsidRPr="006C2A02" w:rsidRDefault="009512FC" w:rsidP="0038391E">
      <w:pPr>
        <w:pStyle w:val="Lijstalinea"/>
        <w:numPr>
          <w:ilvl w:val="0"/>
          <w:numId w:val="1"/>
        </w:numPr>
      </w:pPr>
      <w:r w:rsidRPr="006C2A02">
        <w:t>The a</w:t>
      </w:r>
      <w:r w:rsidR="0083244E" w:rsidRPr="006C2A02">
        <w:t>genda’s and minutes of every meeting</w:t>
      </w:r>
    </w:p>
    <w:p w14:paraId="33140BE0" w14:textId="5FB2BC2C" w:rsidR="00EB7584" w:rsidRPr="006C2A02" w:rsidRDefault="004C1E29" w:rsidP="0038391E">
      <w:pPr>
        <w:pStyle w:val="Lijstalinea"/>
        <w:numPr>
          <w:ilvl w:val="0"/>
          <w:numId w:val="1"/>
        </w:numPr>
      </w:pPr>
      <w:r w:rsidRPr="006C2A02">
        <w:t>The</w:t>
      </w:r>
      <w:r w:rsidR="00EB7584" w:rsidRPr="006C2A02">
        <w:t xml:space="preserve"> process report</w:t>
      </w:r>
    </w:p>
    <w:p w14:paraId="6AC6EBC4" w14:textId="20AFEE6B" w:rsidR="00C73E6F" w:rsidRPr="006C2A02" w:rsidRDefault="004C1E29" w:rsidP="00C73E6F">
      <w:pPr>
        <w:pStyle w:val="Lijstalinea"/>
        <w:numPr>
          <w:ilvl w:val="0"/>
          <w:numId w:val="1"/>
        </w:numPr>
      </w:pPr>
      <w:r w:rsidRPr="006C2A02">
        <w:t>The</w:t>
      </w:r>
      <w:r w:rsidR="00DF392C" w:rsidRPr="006C2A02">
        <w:t xml:space="preserve"> </w:t>
      </w:r>
      <w:commentRangeStart w:id="92"/>
      <w:r w:rsidR="00DF392C" w:rsidRPr="006C2A02">
        <w:t>setup</w:t>
      </w:r>
      <w:commentRangeEnd w:id="92"/>
      <w:r w:rsidR="00380880">
        <w:rPr>
          <w:rStyle w:val="Verwijzingopmerking"/>
        </w:rPr>
        <w:commentReference w:id="92"/>
      </w:r>
      <w:r w:rsidR="00DF392C" w:rsidRPr="006C2A02">
        <w:t xml:space="preserve"> document</w:t>
      </w:r>
    </w:p>
    <w:p w14:paraId="58684246" w14:textId="2F8015C7" w:rsidR="0038391E" w:rsidRPr="006C2A02" w:rsidRDefault="0083244E" w:rsidP="005A65E0">
      <w:pPr>
        <w:pStyle w:val="Kop2"/>
      </w:pPr>
      <w:bookmarkStart w:id="93" w:name="_Toc507493923"/>
      <w:bookmarkStart w:id="94" w:name="_Toc508106371"/>
      <w:r w:rsidRPr="006C2A02">
        <w:t>Non-Deliverables</w:t>
      </w:r>
      <w:bookmarkEnd w:id="93"/>
      <w:bookmarkEnd w:id="94"/>
    </w:p>
    <w:p w14:paraId="3D62866D" w14:textId="29578350" w:rsidR="00B1773A" w:rsidRDefault="00B1773A" w:rsidP="0083244E">
      <w:pPr>
        <w:pStyle w:val="Lijstalinea"/>
        <w:numPr>
          <w:ilvl w:val="0"/>
          <w:numId w:val="1"/>
        </w:numPr>
      </w:pPr>
      <w:r>
        <w:t>The source code</w:t>
      </w:r>
    </w:p>
    <w:p w14:paraId="01C63578" w14:textId="4712F58A" w:rsidR="00EB7584" w:rsidRPr="006C2A02" w:rsidRDefault="00EB7584" w:rsidP="0083244E">
      <w:pPr>
        <w:pStyle w:val="Lijstalinea"/>
        <w:numPr>
          <w:ilvl w:val="0"/>
          <w:numId w:val="1"/>
        </w:numPr>
      </w:pPr>
      <w:r w:rsidRPr="006C2A02">
        <w:t>The website wireframe</w:t>
      </w:r>
    </w:p>
    <w:p w14:paraId="1C9F096D" w14:textId="206DFE26" w:rsidR="00EB7584" w:rsidRPr="006C2A02" w:rsidRDefault="00EB7584" w:rsidP="0083244E">
      <w:pPr>
        <w:pStyle w:val="Lijstalinea"/>
        <w:numPr>
          <w:ilvl w:val="0"/>
          <w:numId w:val="1"/>
        </w:numPr>
      </w:pPr>
      <w:r w:rsidRPr="006C2A02">
        <w:t xml:space="preserve">The </w:t>
      </w:r>
      <w:r w:rsidR="00011E99" w:rsidRPr="006C2A02">
        <w:t>static website</w:t>
      </w:r>
    </w:p>
    <w:p w14:paraId="7A76DF05" w14:textId="51FA56DF" w:rsidR="00EB7584" w:rsidRPr="006C2A02" w:rsidRDefault="00EB7584" w:rsidP="0083244E">
      <w:pPr>
        <w:pStyle w:val="Lijstalinea"/>
        <w:numPr>
          <w:ilvl w:val="0"/>
          <w:numId w:val="1"/>
        </w:numPr>
      </w:pPr>
      <w:r w:rsidRPr="006C2A02">
        <w:t>The database design</w:t>
      </w:r>
    </w:p>
    <w:p w14:paraId="67D1E2F7" w14:textId="3D7DA4EF" w:rsidR="0074239D" w:rsidRPr="006C2A02" w:rsidRDefault="00740F78" w:rsidP="005A65E0">
      <w:pPr>
        <w:pStyle w:val="Kop2"/>
      </w:pPr>
      <w:bookmarkStart w:id="95" w:name="_Toc507493924"/>
      <w:bookmarkStart w:id="96" w:name="_Toc508106372"/>
      <w:r w:rsidRPr="006C2A02">
        <w:t>Functional Requirements</w:t>
      </w:r>
      <w:bookmarkEnd w:id="95"/>
      <w:bookmarkEnd w:id="96"/>
    </w:p>
    <w:p w14:paraId="0FAAC3DE" w14:textId="77777777" w:rsidR="008C51DB" w:rsidRPr="006C2A02" w:rsidRDefault="008C51DB" w:rsidP="008C51DB">
      <w:pPr>
        <w:pStyle w:val="Lijstalinea"/>
        <w:numPr>
          <w:ilvl w:val="0"/>
          <w:numId w:val="2"/>
        </w:numPr>
      </w:pPr>
      <w:r w:rsidRPr="006C2A02">
        <w:t>A website that informs people about the event and allows reservation of tickets and camping spots</w:t>
      </w:r>
    </w:p>
    <w:p w14:paraId="2528DDE3" w14:textId="13D2F067" w:rsidR="008C51DB" w:rsidRPr="006C2A02" w:rsidRDefault="008C51DB" w:rsidP="008C51DB">
      <w:pPr>
        <w:pStyle w:val="Lijstalinea"/>
        <w:numPr>
          <w:ilvl w:val="0"/>
          <w:numId w:val="2"/>
        </w:numPr>
      </w:pPr>
      <w:r w:rsidRPr="006C2A02">
        <w:t xml:space="preserve">Applications </w:t>
      </w:r>
      <w:r w:rsidR="00842B81">
        <w:t xml:space="preserve">that </w:t>
      </w:r>
      <w:r w:rsidR="0038611D">
        <w:t xml:space="preserve">monitor visitors entering, exiting, and </w:t>
      </w:r>
      <w:r w:rsidR="00907BAE">
        <w:t xml:space="preserve">total visitors </w:t>
      </w:r>
    </w:p>
    <w:p w14:paraId="2BD516D2" w14:textId="77777777" w:rsidR="008C51DB" w:rsidRPr="006C2A02" w:rsidRDefault="008C51DB" w:rsidP="008C51DB">
      <w:pPr>
        <w:pStyle w:val="Lijstalinea"/>
        <w:numPr>
          <w:ilvl w:val="0"/>
          <w:numId w:val="2"/>
        </w:numPr>
      </w:pPr>
      <w:r w:rsidRPr="006C2A02">
        <w:t>Applications that support the shops and the loan stands</w:t>
      </w:r>
    </w:p>
    <w:p w14:paraId="28D94976" w14:textId="6B1E28EC" w:rsidR="008C51DB" w:rsidRPr="006C2A02" w:rsidRDefault="008C51DB" w:rsidP="008C51DB">
      <w:pPr>
        <w:pStyle w:val="Lijstalinea"/>
        <w:numPr>
          <w:ilvl w:val="0"/>
          <w:numId w:val="2"/>
        </w:numPr>
      </w:pPr>
      <w:r w:rsidRPr="006C2A02">
        <w:t>A</w:t>
      </w:r>
      <w:r w:rsidR="003853DB" w:rsidRPr="006C2A02">
        <w:t>n a</w:t>
      </w:r>
      <w:r w:rsidRPr="006C2A02">
        <w:t>pplication that allows the organization to get a clear status overview of the event</w:t>
      </w:r>
      <w:r w:rsidR="005C00B5" w:rsidRPr="006C2A02">
        <w:t>:</w:t>
      </w:r>
    </w:p>
    <w:p w14:paraId="1AA4D22F" w14:textId="77E572C7" w:rsidR="005C00B5" w:rsidRPr="006C2A02" w:rsidRDefault="00C3071D" w:rsidP="005C00B5">
      <w:pPr>
        <w:pStyle w:val="Lijstalinea"/>
        <w:numPr>
          <w:ilvl w:val="1"/>
          <w:numId w:val="2"/>
        </w:numPr>
      </w:pPr>
      <w:r w:rsidRPr="006C2A02">
        <w:t xml:space="preserve">Visitors’ information (status, history, </w:t>
      </w:r>
      <w:r w:rsidR="00577B22" w:rsidRPr="006C2A02">
        <w:t>currently present/absent</w:t>
      </w:r>
      <w:r w:rsidRPr="006C2A02">
        <w:t>)</w:t>
      </w:r>
    </w:p>
    <w:p w14:paraId="3E8AF34F" w14:textId="40BF810F" w:rsidR="004C7E39" w:rsidRPr="006C2A02" w:rsidRDefault="001F68F7" w:rsidP="004B64C9">
      <w:pPr>
        <w:pStyle w:val="Lijstalinea"/>
        <w:numPr>
          <w:ilvl w:val="1"/>
          <w:numId w:val="2"/>
        </w:numPr>
      </w:pPr>
      <w:r w:rsidRPr="006C2A02">
        <w:t>Statistics of f</w:t>
      </w:r>
      <w:r w:rsidR="004C7E39" w:rsidRPr="006C2A02">
        <w:t>inanc</w:t>
      </w:r>
      <w:r w:rsidR="00CF42C4" w:rsidRPr="006C2A02">
        <w:t>e, logistics, operations, and marketing</w:t>
      </w:r>
    </w:p>
    <w:p w14:paraId="4A678B1C" w14:textId="62F5F194" w:rsidR="004B64C9" w:rsidRPr="006C2A02" w:rsidRDefault="004B64C9" w:rsidP="004B64C9">
      <w:pPr>
        <w:pStyle w:val="Lijstalinea"/>
        <w:numPr>
          <w:ilvl w:val="1"/>
          <w:numId w:val="2"/>
        </w:numPr>
      </w:pPr>
      <w:r w:rsidRPr="006C2A02">
        <w:t>Camping bookings (</w:t>
      </w:r>
      <w:r w:rsidR="001F68F7" w:rsidRPr="006C2A02">
        <w:t xml:space="preserve">locations that are </w:t>
      </w:r>
      <w:r w:rsidRPr="006C2A02">
        <w:t>reserved, opened,</w:t>
      </w:r>
      <w:r w:rsidR="001F68F7" w:rsidRPr="006C2A02">
        <w:t xml:space="preserve"> and</w:t>
      </w:r>
      <w:r w:rsidRPr="006C2A02">
        <w:t xml:space="preserve"> </w:t>
      </w:r>
      <w:r w:rsidR="001F68F7" w:rsidRPr="006C2A02">
        <w:t>occupied)</w:t>
      </w:r>
    </w:p>
    <w:p w14:paraId="54548696" w14:textId="3E61C597" w:rsidR="00ED6BE6" w:rsidRDefault="008C51DB" w:rsidP="008C51DB">
      <w:pPr>
        <w:pStyle w:val="Lijstalinea"/>
        <w:numPr>
          <w:ilvl w:val="0"/>
          <w:numId w:val="2"/>
        </w:numPr>
      </w:pPr>
      <w:r w:rsidRPr="006C2A02">
        <w:t xml:space="preserve">An application that changes </w:t>
      </w:r>
      <w:r w:rsidR="006E1CD2" w:rsidRPr="006C2A02">
        <w:t xml:space="preserve">and retrieves </w:t>
      </w:r>
      <w:r w:rsidRPr="006C2A02">
        <w:t>the balance of the visitors based on the ATM log files</w:t>
      </w:r>
    </w:p>
    <w:p w14:paraId="47E6186F" w14:textId="085967D6" w:rsidR="00905DBB" w:rsidRPr="006C2A02" w:rsidRDefault="00905DBB" w:rsidP="00905DBB">
      <w:pPr>
        <w:pStyle w:val="Lijstalinea"/>
        <w:numPr>
          <w:ilvl w:val="0"/>
          <w:numId w:val="2"/>
        </w:numPr>
      </w:pPr>
      <w:r w:rsidRPr="006C2A02">
        <w:t>Maintenance and updates are available for the website, applications and database</w:t>
      </w:r>
    </w:p>
    <w:p w14:paraId="048DE9EB" w14:textId="1D9142A9" w:rsidR="00740F78" w:rsidRPr="006C2A02" w:rsidRDefault="00683DCC" w:rsidP="005A65E0">
      <w:pPr>
        <w:pStyle w:val="Kop2"/>
      </w:pPr>
      <w:bookmarkStart w:id="97" w:name="_Toc507493925"/>
      <w:bookmarkStart w:id="98" w:name="_Toc508106373"/>
      <w:r w:rsidRPr="006C2A02">
        <w:t>Non-Functional Requirements</w:t>
      </w:r>
      <w:bookmarkEnd w:id="97"/>
      <w:bookmarkEnd w:id="98"/>
    </w:p>
    <w:p w14:paraId="68B71579" w14:textId="11F49C94" w:rsidR="00F958CE" w:rsidRPr="006C2A02" w:rsidRDefault="00F958CE" w:rsidP="00F958CE">
      <w:pPr>
        <w:pStyle w:val="Lijstalinea"/>
        <w:numPr>
          <w:ilvl w:val="0"/>
          <w:numId w:val="2"/>
        </w:numPr>
      </w:pPr>
      <w:r w:rsidRPr="006C2A02">
        <w:t xml:space="preserve">Responsive website </w:t>
      </w:r>
      <w:r w:rsidR="00F74A0A" w:rsidRPr="006C2A02">
        <w:t>that is compatible with mobiles, laptops, and tablets.</w:t>
      </w:r>
    </w:p>
    <w:p w14:paraId="12B80338" w14:textId="50DD070D" w:rsidR="00DD6D1B" w:rsidRPr="006C2A02" w:rsidRDefault="00F74A0A" w:rsidP="00DD6D1B">
      <w:pPr>
        <w:pStyle w:val="Lijstalinea"/>
        <w:numPr>
          <w:ilvl w:val="0"/>
          <w:numId w:val="2"/>
        </w:numPr>
      </w:pPr>
      <w:r w:rsidRPr="006C2A02">
        <w:t>Applications are compatible</w:t>
      </w:r>
      <w:r w:rsidR="002E637C">
        <w:t xml:space="preserve"> with </w:t>
      </w:r>
      <w:r w:rsidR="00E85D88">
        <w:t>W</w:t>
      </w:r>
      <w:r w:rsidR="002E637C">
        <w:t>indows 10 desktop devices.</w:t>
      </w:r>
    </w:p>
    <w:p w14:paraId="11A6BB72" w14:textId="3CE6981D" w:rsidR="00835D0B" w:rsidRDefault="00835D0B" w:rsidP="00F958CE">
      <w:pPr>
        <w:pStyle w:val="Lijstalinea"/>
        <w:numPr>
          <w:ilvl w:val="0"/>
          <w:numId w:val="2"/>
        </w:numPr>
      </w:pPr>
      <w:r w:rsidRPr="006C2A02">
        <w:t>Database supports all applications</w:t>
      </w:r>
      <w:r w:rsidR="002E637C">
        <w:t>.</w:t>
      </w:r>
    </w:p>
    <w:p w14:paraId="6057B718" w14:textId="2A39576B" w:rsidR="00C3331D" w:rsidRPr="006C2A02" w:rsidRDefault="00C3331D" w:rsidP="00F958CE">
      <w:pPr>
        <w:pStyle w:val="Lijstalinea"/>
        <w:numPr>
          <w:ilvl w:val="0"/>
          <w:numId w:val="2"/>
        </w:numPr>
      </w:pPr>
      <w:r>
        <w:t xml:space="preserve">Easily modifiable for preferred </w:t>
      </w:r>
      <w:r w:rsidR="000419CE">
        <w:t>user-interfaces.</w:t>
      </w:r>
    </w:p>
    <w:p w14:paraId="2BA0A890" w14:textId="07D52984" w:rsidR="00D61517" w:rsidRPr="006C2A02" w:rsidRDefault="00D61517">
      <w:r w:rsidRPr="006C2A02">
        <w:br w:type="page"/>
      </w:r>
    </w:p>
    <w:p w14:paraId="17A66CB8" w14:textId="4AF61D4A" w:rsidR="00D61517" w:rsidRPr="006C2A02" w:rsidRDefault="005033BE" w:rsidP="005A65E0">
      <w:pPr>
        <w:pStyle w:val="Kop1"/>
      </w:pPr>
      <w:bookmarkStart w:id="99" w:name="_Toc508106374"/>
      <w:commentRangeStart w:id="100"/>
      <w:r w:rsidRPr="006C2A02">
        <w:lastRenderedPageBreak/>
        <w:t>Project Constraints</w:t>
      </w:r>
      <w:bookmarkEnd w:id="99"/>
      <w:commentRangeEnd w:id="100"/>
      <w:r w:rsidR="004162A9">
        <w:rPr>
          <w:rStyle w:val="Verwijzingopmerking"/>
          <w:rFonts w:eastAsiaTheme="minorHAnsi"/>
          <w:color w:val="auto"/>
        </w:rPr>
        <w:commentReference w:id="100"/>
      </w:r>
    </w:p>
    <w:p w14:paraId="5ECE7C91" w14:textId="6A6DFB11" w:rsidR="005033BE" w:rsidRPr="006C2A02" w:rsidRDefault="00D52C2A" w:rsidP="00241F17">
      <w:pPr>
        <w:pStyle w:val="Kop3"/>
        <w:numPr>
          <w:ilvl w:val="0"/>
          <w:numId w:val="4"/>
        </w:numPr>
        <w:ind w:left="360"/>
      </w:pPr>
      <w:bookmarkStart w:id="101" w:name="_Toc507493927"/>
      <w:bookmarkStart w:id="102" w:name="_Toc507495996"/>
      <w:bookmarkStart w:id="103" w:name="_Toc508106375"/>
      <w:r w:rsidRPr="006C2A02">
        <w:t>Project</w:t>
      </w:r>
      <w:r w:rsidR="009A1CA9" w:rsidRPr="006C2A02">
        <w:t xml:space="preserve"> Funding</w:t>
      </w:r>
      <w:bookmarkEnd w:id="101"/>
      <w:bookmarkEnd w:id="102"/>
      <w:bookmarkEnd w:id="103"/>
    </w:p>
    <w:p w14:paraId="1EAF0FEF" w14:textId="19025083" w:rsidR="00951447" w:rsidRPr="006C2A02" w:rsidRDefault="00A731E2" w:rsidP="00084869">
      <w:r w:rsidRPr="006C2A02">
        <w:t xml:space="preserve">The client may not agree to the </w:t>
      </w:r>
      <w:r w:rsidR="00D46897" w:rsidRPr="006C2A02">
        <w:t xml:space="preserve">proposed </w:t>
      </w:r>
      <w:r w:rsidR="009252B4" w:rsidRPr="006C2A02">
        <w:t>budget</w:t>
      </w:r>
      <w:r w:rsidR="00D46897" w:rsidRPr="006C2A02">
        <w:t xml:space="preserve"> for this project</w:t>
      </w:r>
      <w:r w:rsidR="00F46500" w:rsidRPr="006C2A02">
        <w:t xml:space="preserve">, which may reduce the </w:t>
      </w:r>
      <w:r w:rsidR="00897E2C" w:rsidRPr="006C2A02">
        <w:t>expected quality of the project.</w:t>
      </w:r>
    </w:p>
    <w:p w14:paraId="75CA6A48" w14:textId="78098925" w:rsidR="009A1CA9" w:rsidRPr="006C2A02" w:rsidRDefault="009A1CA9" w:rsidP="00241F17">
      <w:pPr>
        <w:pStyle w:val="Kop3"/>
        <w:numPr>
          <w:ilvl w:val="0"/>
          <w:numId w:val="4"/>
        </w:numPr>
        <w:ind w:left="360"/>
      </w:pPr>
      <w:bookmarkStart w:id="104" w:name="_Toc507493928"/>
      <w:bookmarkStart w:id="105" w:name="_Toc507495997"/>
      <w:bookmarkStart w:id="106" w:name="_Toc508106376"/>
      <w:r w:rsidRPr="006C2A02">
        <w:t>Time Constraint</w:t>
      </w:r>
      <w:bookmarkEnd w:id="104"/>
      <w:bookmarkEnd w:id="105"/>
      <w:bookmarkEnd w:id="106"/>
    </w:p>
    <w:p w14:paraId="42C149F7" w14:textId="464744C6" w:rsidR="009A1CA9" w:rsidRPr="006C2A02" w:rsidRDefault="00144937" w:rsidP="00084869">
      <w:r w:rsidRPr="006C2A02">
        <w:t>The project must be completed within 19 weeks</w:t>
      </w:r>
      <w:r w:rsidR="00E32D18" w:rsidRPr="006C2A02">
        <w:t xml:space="preserve"> (2 blocks)</w:t>
      </w:r>
      <w:r w:rsidR="00D46897" w:rsidRPr="006C2A02">
        <w:t>.</w:t>
      </w:r>
    </w:p>
    <w:p w14:paraId="37263FB0" w14:textId="4CDC881D" w:rsidR="00D46897" w:rsidRPr="006C2A02" w:rsidRDefault="00F92689" w:rsidP="00241F17">
      <w:pPr>
        <w:pStyle w:val="Kop3"/>
        <w:numPr>
          <w:ilvl w:val="0"/>
          <w:numId w:val="4"/>
        </w:numPr>
        <w:ind w:left="360"/>
      </w:pPr>
      <w:bookmarkStart w:id="107" w:name="_Toc507493929"/>
      <w:bookmarkStart w:id="108" w:name="_Toc507495998"/>
      <w:bookmarkStart w:id="109" w:name="_Toc508106377"/>
      <w:r w:rsidRPr="006C2A02">
        <w:t>Application Constraint</w:t>
      </w:r>
      <w:bookmarkEnd w:id="107"/>
      <w:bookmarkEnd w:id="108"/>
      <w:bookmarkEnd w:id="109"/>
    </w:p>
    <w:p w14:paraId="08C1BD72" w14:textId="54E63867" w:rsidR="00F92689" w:rsidRPr="006C2A02" w:rsidRDefault="002238F7" w:rsidP="00084869">
      <w:r>
        <w:t>Applications will be made for Windows devices.</w:t>
      </w:r>
    </w:p>
    <w:p w14:paraId="040CD1B4" w14:textId="62D4EC68" w:rsidR="00C817F9" w:rsidRPr="006C2A02" w:rsidRDefault="00084869" w:rsidP="00241F17">
      <w:pPr>
        <w:pStyle w:val="Kop3"/>
        <w:numPr>
          <w:ilvl w:val="0"/>
          <w:numId w:val="4"/>
        </w:numPr>
        <w:ind w:left="360"/>
      </w:pPr>
      <w:bookmarkStart w:id="110" w:name="_Toc507493930"/>
      <w:bookmarkStart w:id="111" w:name="_Toc507495999"/>
      <w:bookmarkStart w:id="112" w:name="_Toc508106378"/>
      <w:r w:rsidRPr="006C2A02">
        <w:t>Website Constraint</w:t>
      </w:r>
      <w:bookmarkEnd w:id="110"/>
      <w:bookmarkEnd w:id="111"/>
      <w:bookmarkEnd w:id="112"/>
    </w:p>
    <w:p w14:paraId="2954A415" w14:textId="32893C91" w:rsidR="00084869" w:rsidRPr="006C2A02" w:rsidRDefault="00BF5C58" w:rsidP="00084869">
      <w:r>
        <w:t xml:space="preserve">Website will be created for Google Chrome, </w:t>
      </w:r>
      <w:r w:rsidR="005D1DF7">
        <w:t>Microsoft Edge, and</w:t>
      </w:r>
      <w:r>
        <w:t xml:space="preserve"> </w:t>
      </w:r>
      <w:r w:rsidR="005D1DF7">
        <w:t>Safari.</w:t>
      </w:r>
    </w:p>
    <w:p w14:paraId="3BA75DDF" w14:textId="69A6F2A7" w:rsidR="00C817F9" w:rsidRPr="006C2A02" w:rsidRDefault="00C817F9" w:rsidP="00241F17">
      <w:pPr>
        <w:pStyle w:val="Kop3"/>
        <w:numPr>
          <w:ilvl w:val="0"/>
          <w:numId w:val="4"/>
        </w:numPr>
        <w:ind w:left="360"/>
      </w:pPr>
      <w:bookmarkStart w:id="113" w:name="_Toc507493931"/>
      <w:bookmarkStart w:id="114" w:name="_Toc507496000"/>
      <w:bookmarkStart w:id="115" w:name="_Toc508106379"/>
      <w:r w:rsidRPr="006C2A02">
        <w:t>Knowledge Constraint</w:t>
      </w:r>
      <w:bookmarkEnd w:id="113"/>
      <w:bookmarkEnd w:id="114"/>
      <w:bookmarkEnd w:id="115"/>
    </w:p>
    <w:p w14:paraId="4215325C" w14:textId="3E6FC2E6" w:rsidR="00E54133" w:rsidRPr="006C2A02" w:rsidRDefault="00C817F9" w:rsidP="005033BE">
      <w:r w:rsidRPr="006C2A02">
        <w:t xml:space="preserve">The </w:t>
      </w:r>
      <w:r w:rsidR="00374FB5" w:rsidRPr="006C2A02">
        <w:t xml:space="preserve">software solution may require more knowledge than what was </w:t>
      </w:r>
      <w:r w:rsidR="00C70EB0" w:rsidRPr="006C2A02">
        <w:t>taught</w:t>
      </w:r>
      <w:r w:rsidR="00374FB5" w:rsidRPr="006C2A02">
        <w:t xml:space="preserve"> during the first year at Fontys.</w:t>
      </w:r>
    </w:p>
    <w:p w14:paraId="7C72623A" w14:textId="4F97C4A7" w:rsidR="004772B2" w:rsidRPr="006C2A02" w:rsidRDefault="004772B2" w:rsidP="00E93C26">
      <w:pPr>
        <w:pStyle w:val="Kop3"/>
      </w:pPr>
      <w:bookmarkStart w:id="116" w:name="_Toc507493932"/>
      <w:bookmarkStart w:id="117" w:name="_Toc507496001"/>
      <w:bookmarkStart w:id="118" w:name="_Toc508106380"/>
      <w:r w:rsidRPr="006C2A02">
        <w:t>Critical Project Barriers</w:t>
      </w:r>
      <w:bookmarkEnd w:id="116"/>
      <w:bookmarkEnd w:id="117"/>
      <w:bookmarkEnd w:id="118"/>
    </w:p>
    <w:p w14:paraId="0C60163C" w14:textId="6C6CFA12" w:rsidR="00D5051D" w:rsidRPr="006C2A02" w:rsidRDefault="002447F5" w:rsidP="00D5051D">
      <w:r w:rsidRPr="006C2A02">
        <w:t xml:space="preserve">Should </w:t>
      </w:r>
      <w:r w:rsidR="00D5051D" w:rsidRPr="006C2A02">
        <w:t xml:space="preserve">any of these were to come to effect,  the project plan will </w:t>
      </w:r>
      <w:r w:rsidRPr="006C2A02">
        <w:t xml:space="preserve">cease; </w:t>
      </w:r>
      <w:r w:rsidR="00BE6AE0">
        <w:t xml:space="preserve">to </w:t>
      </w:r>
      <w:r w:rsidRPr="006C2A02">
        <w:t>be discontinued.</w:t>
      </w:r>
    </w:p>
    <w:p w14:paraId="32BC07B4" w14:textId="27E56176" w:rsidR="004772B2" w:rsidRPr="006C2A02" w:rsidRDefault="00E370C5" w:rsidP="004772B2">
      <w:pPr>
        <w:pStyle w:val="Lijstalinea"/>
        <w:numPr>
          <w:ilvl w:val="0"/>
          <w:numId w:val="3"/>
        </w:numPr>
      </w:pPr>
      <w:r w:rsidRPr="006C2A02">
        <w:t>No</w:t>
      </w:r>
      <w:r w:rsidR="00C50CBA" w:rsidRPr="006C2A02">
        <w:t xml:space="preserve"> project fund</w:t>
      </w:r>
      <w:r w:rsidRPr="006C2A02">
        <w:t>s</w:t>
      </w:r>
    </w:p>
    <w:p w14:paraId="389C1A57" w14:textId="2703C2CF" w:rsidR="004772B2" w:rsidRPr="006C2A02" w:rsidRDefault="004772B2" w:rsidP="004772B2">
      <w:pPr>
        <w:pStyle w:val="Lijstalinea"/>
        <w:numPr>
          <w:ilvl w:val="0"/>
          <w:numId w:val="3"/>
        </w:numPr>
      </w:pPr>
      <w:r w:rsidRPr="006C2A02">
        <w:t>Natural disasters or acts of war</w:t>
      </w:r>
    </w:p>
    <w:p w14:paraId="565552AB" w14:textId="4ED4CCD6" w:rsidR="00E370C5" w:rsidRPr="006C2A02" w:rsidRDefault="00E370C5" w:rsidP="00E370C5"/>
    <w:p w14:paraId="0B321F62" w14:textId="77777777" w:rsidR="004E0DC0" w:rsidRPr="006C2A02" w:rsidRDefault="004E0DC0">
      <w:pPr>
        <w:rPr>
          <w:rFonts w:eastAsiaTheme="majorEastAsia"/>
          <w:color w:val="2F5496" w:themeColor="accent1" w:themeShade="BF"/>
          <w:sz w:val="32"/>
          <w:szCs w:val="32"/>
        </w:rPr>
      </w:pPr>
      <w:r w:rsidRPr="006C2A02">
        <w:br w:type="page"/>
      </w:r>
    </w:p>
    <w:p w14:paraId="54C2FAB1" w14:textId="0E13084D" w:rsidR="00E370C5" w:rsidRPr="006C2A02" w:rsidRDefault="00E370C5" w:rsidP="005A65E0">
      <w:pPr>
        <w:pStyle w:val="Kop1"/>
      </w:pPr>
      <w:bookmarkStart w:id="119" w:name="_Toc508106381"/>
      <w:r w:rsidRPr="006C2A02">
        <w:lastRenderedPageBreak/>
        <w:t>Project Risks</w:t>
      </w:r>
      <w:bookmarkEnd w:id="119"/>
    </w:p>
    <w:p w14:paraId="481C15E6" w14:textId="7586E33C" w:rsidR="00E370C5" w:rsidRPr="006C2A02" w:rsidRDefault="00CD72FE" w:rsidP="00E93C26">
      <w:pPr>
        <w:pStyle w:val="Kop3"/>
        <w:numPr>
          <w:ilvl w:val="0"/>
          <w:numId w:val="6"/>
        </w:numPr>
      </w:pPr>
      <w:bookmarkStart w:id="120" w:name="_Toc507493934"/>
      <w:bookmarkStart w:id="121" w:name="_Toc507496003"/>
      <w:bookmarkStart w:id="122" w:name="_Toc508106382"/>
      <w:r w:rsidRPr="006C2A02">
        <w:t>The co</w:t>
      </w:r>
      <w:r w:rsidR="001B55BB" w:rsidRPr="006C2A02">
        <w:t>mputer</w:t>
      </w:r>
      <w:r w:rsidRPr="006C2A02">
        <w:t>, which is</w:t>
      </w:r>
      <w:r w:rsidR="001B55BB" w:rsidRPr="006C2A02">
        <w:t xml:space="preserve"> </w:t>
      </w:r>
      <w:r w:rsidR="008A3C0A" w:rsidRPr="006C2A02">
        <w:t>used to program applications</w:t>
      </w:r>
      <w:r w:rsidRPr="006C2A02">
        <w:t>,</w:t>
      </w:r>
      <w:r w:rsidR="008A3C0A" w:rsidRPr="006C2A02">
        <w:t xml:space="preserve"> c</w:t>
      </w:r>
      <w:r w:rsidR="001B55BB" w:rsidRPr="006C2A02">
        <w:t>rashe</w:t>
      </w:r>
      <w:r w:rsidR="008A3C0A" w:rsidRPr="006C2A02">
        <w:t>s</w:t>
      </w:r>
      <w:bookmarkEnd w:id="120"/>
      <w:bookmarkEnd w:id="121"/>
      <w:bookmarkEnd w:id="122"/>
    </w:p>
    <w:p w14:paraId="38B3B58B" w14:textId="39BC61F5" w:rsidR="00B24138" w:rsidRPr="006C2A02" w:rsidRDefault="001B55BB" w:rsidP="002E4F10">
      <w:r w:rsidRPr="006C2A02">
        <w:t xml:space="preserve">Probability: </w:t>
      </w:r>
      <w:r w:rsidR="00E742DF">
        <w:t>L</w:t>
      </w:r>
      <w:r w:rsidRPr="006C2A02">
        <w:t>ow</w:t>
      </w:r>
      <w:r w:rsidRPr="006C2A02">
        <w:br/>
        <w:t xml:space="preserve">Impact on project: </w:t>
      </w:r>
      <w:r w:rsidR="00E742DF">
        <w:t>H</w:t>
      </w:r>
      <w:r w:rsidRPr="006C2A02">
        <w:t>igh</w:t>
      </w:r>
      <w:r w:rsidRPr="006C2A02">
        <w:br/>
        <w:t>Steps to prevent</w:t>
      </w:r>
      <w:r w:rsidR="00813961" w:rsidRPr="006C2A02">
        <w:t xml:space="preserve"> risk: </w:t>
      </w:r>
      <w:r w:rsidR="00E742DF">
        <w:t>S</w:t>
      </w:r>
      <w:r w:rsidR="0028735D" w:rsidRPr="006C2A02">
        <w:t xml:space="preserve">ave the project </w:t>
      </w:r>
      <w:r w:rsidR="00C0544B" w:rsidRPr="006C2A02">
        <w:t>on external device and/or upload to</w:t>
      </w:r>
      <w:r w:rsidR="003B56FA" w:rsidRPr="006C2A02">
        <w:t>, for example, the</w:t>
      </w:r>
      <w:r w:rsidR="00C0544B" w:rsidRPr="006C2A02">
        <w:t xml:space="preserve"> git </w:t>
      </w:r>
      <w:r w:rsidR="000079CC">
        <w:t>repository</w:t>
      </w:r>
      <w:r w:rsidR="00C0544B" w:rsidRPr="006C2A02">
        <w:t xml:space="preserve"> frequently. </w:t>
      </w:r>
      <w:r w:rsidR="00B24138" w:rsidRPr="006C2A02">
        <w:br/>
        <w:t xml:space="preserve">Clean up action: </w:t>
      </w:r>
      <w:r w:rsidR="00331C5A" w:rsidRPr="006C2A02">
        <w:t xml:space="preserve">If unsaved, </w:t>
      </w:r>
      <w:r w:rsidR="00761E98" w:rsidRPr="006C2A02">
        <w:t xml:space="preserve">simply restart the </w:t>
      </w:r>
      <w:r w:rsidR="003B56FA" w:rsidRPr="006C2A02">
        <w:t>task</w:t>
      </w:r>
      <w:r w:rsidR="00331C5A" w:rsidRPr="006C2A02">
        <w:t xml:space="preserve">. Will </w:t>
      </w:r>
      <w:r w:rsidR="003A72D5" w:rsidRPr="006C2A02">
        <w:t>increase workload per hour.</w:t>
      </w:r>
    </w:p>
    <w:p w14:paraId="4B709272" w14:textId="538F0E98" w:rsidR="002E4F10" w:rsidRPr="006C2A02" w:rsidRDefault="00674AF5" w:rsidP="00E93C26">
      <w:pPr>
        <w:pStyle w:val="Kop3"/>
        <w:numPr>
          <w:ilvl w:val="0"/>
          <w:numId w:val="6"/>
        </w:numPr>
      </w:pPr>
      <w:bookmarkStart w:id="123" w:name="_Toc507493935"/>
      <w:bookmarkStart w:id="124" w:name="_Toc507496004"/>
      <w:bookmarkStart w:id="125" w:name="_Toc508106383"/>
      <w:r w:rsidRPr="006C2A02">
        <w:t>Someone quits</w:t>
      </w:r>
      <w:r w:rsidR="009F4D23" w:rsidRPr="006C2A02">
        <w:t>; leaves the project group</w:t>
      </w:r>
      <w:bookmarkEnd w:id="123"/>
      <w:bookmarkEnd w:id="124"/>
      <w:bookmarkEnd w:id="125"/>
    </w:p>
    <w:p w14:paraId="2D867E54" w14:textId="567A4255" w:rsidR="00674AF5" w:rsidRPr="006C2A02" w:rsidRDefault="00674AF5" w:rsidP="00674AF5">
      <w:r w:rsidRPr="006C2A02">
        <w:t xml:space="preserve">Probability: </w:t>
      </w:r>
      <w:r w:rsidR="00E742DF">
        <w:t>L</w:t>
      </w:r>
      <w:r w:rsidRPr="006C2A02">
        <w:t>ow</w:t>
      </w:r>
      <w:r w:rsidRPr="006C2A02">
        <w:br/>
        <w:t xml:space="preserve">Impact on project: </w:t>
      </w:r>
      <w:r w:rsidR="00E742DF">
        <w:t>M</w:t>
      </w:r>
      <w:r w:rsidRPr="006C2A02">
        <w:t>edium</w:t>
      </w:r>
      <w:r w:rsidRPr="006C2A02">
        <w:br/>
        <w:t xml:space="preserve">Steps to prevent risk: </w:t>
      </w:r>
      <w:r w:rsidR="00E742DF">
        <w:t>M</w:t>
      </w:r>
      <w:r w:rsidR="003C249A" w:rsidRPr="006C2A02">
        <w:t>otivate each other to accomplish the goal. Have social interaction during meetings.</w:t>
      </w:r>
      <w:r w:rsidR="003A72D5" w:rsidRPr="006C2A02">
        <w:br/>
        <w:t xml:space="preserve">Clean up action: If someone leaves, work will be </w:t>
      </w:r>
      <w:r w:rsidR="00A27AC5" w:rsidRPr="006C2A02">
        <w:t xml:space="preserve">equally </w:t>
      </w:r>
      <w:r w:rsidR="003A72D5" w:rsidRPr="006C2A02">
        <w:t>distributed to remaining members.</w:t>
      </w:r>
    </w:p>
    <w:p w14:paraId="49251A8D" w14:textId="1F1E4F10" w:rsidR="009F4D23" w:rsidRPr="006C2A02" w:rsidRDefault="00C70EB0" w:rsidP="00E93C26">
      <w:pPr>
        <w:pStyle w:val="Kop3"/>
        <w:numPr>
          <w:ilvl w:val="0"/>
          <w:numId w:val="6"/>
        </w:numPr>
      </w:pPr>
      <w:bookmarkStart w:id="126" w:name="_Toc507493936"/>
      <w:bookmarkStart w:id="127" w:name="_Toc507496005"/>
      <w:bookmarkStart w:id="128" w:name="_Toc508106384"/>
      <w:r w:rsidRPr="006C2A02">
        <w:t>Miscommunication</w:t>
      </w:r>
      <w:bookmarkEnd w:id="126"/>
      <w:bookmarkEnd w:id="127"/>
      <w:bookmarkEnd w:id="128"/>
    </w:p>
    <w:p w14:paraId="68CBCDEF" w14:textId="5E0B7035" w:rsidR="00C70EB0" w:rsidRPr="006C2A02" w:rsidRDefault="00C70EB0" w:rsidP="00C70EB0">
      <w:r w:rsidRPr="006C2A02">
        <w:t xml:space="preserve">Probability: </w:t>
      </w:r>
      <w:r w:rsidR="00E742DF">
        <w:t>M</w:t>
      </w:r>
      <w:r w:rsidR="00AC7DEE" w:rsidRPr="006C2A02">
        <w:t>edium</w:t>
      </w:r>
      <w:r w:rsidRPr="006C2A02">
        <w:br/>
        <w:t xml:space="preserve">Impact on project: </w:t>
      </w:r>
      <w:r w:rsidR="00E742DF">
        <w:t>H</w:t>
      </w:r>
      <w:r w:rsidR="00FE4482" w:rsidRPr="006C2A02">
        <w:t>igh</w:t>
      </w:r>
      <w:r w:rsidRPr="006C2A02">
        <w:br/>
      </w:r>
      <w:r w:rsidR="00AC7DEE" w:rsidRPr="006C2A02">
        <w:t xml:space="preserve">Steps to prevent risk: </w:t>
      </w:r>
      <w:r w:rsidR="00E742DF">
        <w:t>H</w:t>
      </w:r>
      <w:r w:rsidR="00AC7DEE" w:rsidRPr="006C2A02">
        <w:t xml:space="preserve">ave frequent meetings </w:t>
      </w:r>
      <w:r w:rsidR="00C45A36" w:rsidRPr="006C2A02">
        <w:t>and make sure everyone gives their feedback. Feedback and discussions help to resolve misunderstandings.</w:t>
      </w:r>
      <w:r w:rsidR="00A27AC5" w:rsidRPr="006C2A02">
        <w:br/>
        <w:t xml:space="preserve">Clean up action: </w:t>
      </w:r>
      <w:r w:rsidR="00E742DF">
        <w:t>C</w:t>
      </w:r>
      <w:r w:rsidR="00A27AC5" w:rsidRPr="006C2A02">
        <w:t>ompare notes</w:t>
      </w:r>
      <w:r w:rsidR="00B460C9" w:rsidRPr="006C2A02">
        <w:t>. Retrace steps and get back on track.</w:t>
      </w:r>
    </w:p>
    <w:p w14:paraId="35E39A08" w14:textId="53B5CA97" w:rsidR="0095526A" w:rsidRPr="006C2A02" w:rsidRDefault="00885422" w:rsidP="00E93C26">
      <w:pPr>
        <w:pStyle w:val="Kop3"/>
        <w:numPr>
          <w:ilvl w:val="0"/>
          <w:numId w:val="6"/>
        </w:numPr>
      </w:pPr>
      <w:bookmarkStart w:id="129" w:name="_Toc507493937"/>
      <w:bookmarkStart w:id="130" w:name="_Toc507496006"/>
      <w:bookmarkStart w:id="131" w:name="_Toc508106385"/>
      <w:r w:rsidRPr="006C2A02">
        <w:t>Team’s lack of knowledge on the deliverables</w:t>
      </w:r>
      <w:bookmarkEnd w:id="129"/>
      <w:bookmarkEnd w:id="130"/>
      <w:bookmarkEnd w:id="131"/>
    </w:p>
    <w:p w14:paraId="0029E850" w14:textId="522091D6" w:rsidR="00885422" w:rsidRPr="006C2A02" w:rsidRDefault="00885422" w:rsidP="00885422">
      <w:r w:rsidRPr="006C2A02">
        <w:t xml:space="preserve">Probability: </w:t>
      </w:r>
      <w:r w:rsidR="00E742DF">
        <w:t>L</w:t>
      </w:r>
      <w:r w:rsidRPr="006C2A02">
        <w:t>ow</w:t>
      </w:r>
      <w:r w:rsidRPr="006C2A02">
        <w:br/>
        <w:t xml:space="preserve">Impact on project: </w:t>
      </w:r>
      <w:r w:rsidR="00E742DF">
        <w:t>H</w:t>
      </w:r>
      <w:r w:rsidRPr="006C2A02">
        <w:t>igh</w:t>
      </w:r>
      <w:r w:rsidRPr="006C2A02">
        <w:br/>
        <w:t xml:space="preserve">Steps to prevent risk: </w:t>
      </w:r>
      <w:r w:rsidR="00E742DF">
        <w:t>S</w:t>
      </w:r>
      <w:r w:rsidR="00077C48" w:rsidRPr="006C2A02">
        <w:t>tay on track with school work. Research what is not taught but is required in the software solution.</w:t>
      </w:r>
      <w:r w:rsidR="00077C48" w:rsidRPr="006C2A02">
        <w:br/>
        <w:t xml:space="preserve">Clean up action: </w:t>
      </w:r>
      <w:r w:rsidR="00DB6585" w:rsidRPr="006C2A02">
        <w:t xml:space="preserve">Take time out to research the necessary </w:t>
      </w:r>
      <w:r w:rsidR="00C40946" w:rsidRPr="006C2A02">
        <w:t>knowledge required to complete the project goal.</w:t>
      </w:r>
    </w:p>
    <w:p w14:paraId="2BD28B96" w14:textId="27698B7F" w:rsidR="00C40946" w:rsidRPr="006C2A02" w:rsidRDefault="004C0579" w:rsidP="00E93C26">
      <w:pPr>
        <w:pStyle w:val="Kop3"/>
        <w:numPr>
          <w:ilvl w:val="0"/>
          <w:numId w:val="6"/>
        </w:numPr>
      </w:pPr>
      <w:bookmarkStart w:id="132" w:name="_Toc507493938"/>
      <w:bookmarkStart w:id="133" w:name="_Toc507496007"/>
      <w:bookmarkStart w:id="134" w:name="_Toc508106386"/>
      <w:commentRangeStart w:id="135"/>
      <w:r w:rsidRPr="006C2A02">
        <w:t>Deadlines are not met</w:t>
      </w:r>
      <w:bookmarkEnd w:id="132"/>
      <w:bookmarkEnd w:id="133"/>
      <w:bookmarkEnd w:id="134"/>
      <w:commentRangeEnd w:id="135"/>
      <w:r w:rsidR="00380880">
        <w:rPr>
          <w:rStyle w:val="Verwijzingopmerking"/>
          <w:rFonts w:eastAsiaTheme="minorHAnsi"/>
          <w:color w:val="auto"/>
        </w:rPr>
        <w:commentReference w:id="135"/>
      </w:r>
    </w:p>
    <w:p w14:paraId="17195690" w14:textId="12BEC86D" w:rsidR="004C0579" w:rsidRPr="006C2A02" w:rsidRDefault="004C0579" w:rsidP="004C0579">
      <w:r w:rsidRPr="006C2A02">
        <w:t xml:space="preserve">Probability: </w:t>
      </w:r>
      <w:r w:rsidR="00E742DF">
        <w:t>L</w:t>
      </w:r>
      <w:r w:rsidRPr="006C2A02">
        <w:t>ow</w:t>
      </w:r>
      <w:r w:rsidRPr="006C2A02">
        <w:br/>
        <w:t xml:space="preserve">Impact on project: </w:t>
      </w:r>
      <w:r w:rsidR="00E742DF">
        <w:t>M</w:t>
      </w:r>
      <w:r w:rsidRPr="006C2A02">
        <w:t>edium</w:t>
      </w:r>
      <w:r w:rsidRPr="006C2A02">
        <w:br/>
      </w:r>
      <w:r w:rsidR="00FA394C" w:rsidRPr="006C2A02">
        <w:t xml:space="preserve">Steps to prevent: </w:t>
      </w:r>
      <w:r w:rsidR="00E742DF">
        <w:t>D</w:t>
      </w:r>
      <w:r w:rsidR="00FA394C" w:rsidRPr="006C2A02">
        <w:t>edicate time to the project each week; roughly 4 to 8 hours.</w:t>
      </w:r>
      <w:r w:rsidR="00A048AF" w:rsidRPr="006C2A02">
        <w:br/>
        <w:t xml:space="preserve">Clean up action: </w:t>
      </w:r>
      <w:r w:rsidR="00150E32" w:rsidRPr="006C2A02">
        <w:t>reschedule to be delivered within 48 hours, once approved.</w:t>
      </w:r>
    </w:p>
    <w:p w14:paraId="26359D9B" w14:textId="3B0EDD3C" w:rsidR="00150E32" w:rsidRPr="006C2A02" w:rsidRDefault="00A5061F" w:rsidP="00E93C26">
      <w:pPr>
        <w:pStyle w:val="Kop3"/>
        <w:numPr>
          <w:ilvl w:val="0"/>
          <w:numId w:val="6"/>
        </w:numPr>
      </w:pPr>
      <w:bookmarkStart w:id="136" w:name="_Toc507493939"/>
      <w:bookmarkStart w:id="137" w:name="_Toc507496008"/>
      <w:bookmarkStart w:id="138" w:name="_Toc508106387"/>
      <w:r w:rsidRPr="006C2A02">
        <w:t>Budget estimates unrealistic</w:t>
      </w:r>
      <w:bookmarkEnd w:id="136"/>
      <w:bookmarkEnd w:id="137"/>
      <w:bookmarkEnd w:id="138"/>
    </w:p>
    <w:p w14:paraId="444A1000" w14:textId="42F3485D" w:rsidR="00A5061F" w:rsidRPr="006C2A02" w:rsidRDefault="00A5061F" w:rsidP="00A5061F">
      <w:r w:rsidRPr="006C2A02">
        <w:t xml:space="preserve">Probability: </w:t>
      </w:r>
      <w:commentRangeStart w:id="139"/>
      <w:r w:rsidR="00E742DF">
        <w:t>L</w:t>
      </w:r>
      <w:r w:rsidRPr="006C2A02">
        <w:t>ow</w:t>
      </w:r>
      <w:commentRangeEnd w:id="139"/>
      <w:r w:rsidR="00380880">
        <w:rPr>
          <w:rStyle w:val="Verwijzingopmerking"/>
        </w:rPr>
        <w:commentReference w:id="139"/>
      </w:r>
      <w:r w:rsidRPr="006C2A02">
        <w:br/>
        <w:t xml:space="preserve">Impact on project: </w:t>
      </w:r>
      <w:r w:rsidR="00E742DF">
        <w:t>L</w:t>
      </w:r>
      <w:r w:rsidRPr="006C2A02">
        <w:t>ow</w:t>
      </w:r>
      <w:r w:rsidRPr="006C2A02">
        <w:br/>
        <w:t xml:space="preserve">Steps to prevent: </w:t>
      </w:r>
      <w:r w:rsidR="007040EF" w:rsidRPr="006C2A02">
        <w:t>Include a financial statement in the project plan.</w:t>
      </w:r>
      <w:r w:rsidR="003B7151" w:rsidRPr="006C2A02">
        <w:t xml:space="preserve"> Keep 10 to 15% margin of error on </w:t>
      </w:r>
      <w:r w:rsidR="007040EF" w:rsidRPr="006C2A02">
        <w:t xml:space="preserve">budget constraints. </w:t>
      </w:r>
      <w:r w:rsidR="00E11DDB" w:rsidRPr="006C2A02">
        <w:br/>
        <w:t xml:space="preserve">Clean up action: </w:t>
      </w:r>
      <w:r w:rsidR="003D677E" w:rsidRPr="006C2A02">
        <w:t>Create a more budget friendly financial statement.</w:t>
      </w:r>
    </w:p>
    <w:p w14:paraId="33DFE3F7" w14:textId="6C614985" w:rsidR="004639B3" w:rsidRPr="006C2A02" w:rsidRDefault="004639B3" w:rsidP="00E93C26">
      <w:pPr>
        <w:pStyle w:val="Kop3"/>
      </w:pPr>
    </w:p>
    <w:p w14:paraId="0770D11D" w14:textId="77777777" w:rsidR="004E0DC0" w:rsidRPr="006C2A02" w:rsidRDefault="004E0DC0">
      <w:pPr>
        <w:rPr>
          <w:rFonts w:eastAsiaTheme="majorEastAsia"/>
          <w:color w:val="2F5496" w:themeColor="accent1" w:themeShade="BF"/>
          <w:sz w:val="32"/>
          <w:szCs w:val="32"/>
        </w:rPr>
      </w:pPr>
      <w:r w:rsidRPr="006C2A02">
        <w:br w:type="page"/>
      </w:r>
    </w:p>
    <w:p w14:paraId="6B4E6488" w14:textId="0B97C04C" w:rsidR="00B8201F" w:rsidRPr="006C2A02" w:rsidRDefault="00B8201F" w:rsidP="005A65E0">
      <w:pPr>
        <w:pStyle w:val="Kop1"/>
      </w:pPr>
      <w:bookmarkStart w:id="140" w:name="_Toc508106388"/>
      <w:r w:rsidRPr="006C2A02">
        <w:lastRenderedPageBreak/>
        <w:t>Project Phasing</w:t>
      </w:r>
      <w:bookmarkEnd w:id="140"/>
    </w:p>
    <w:p w14:paraId="57B8D00A" w14:textId="663406B0" w:rsidR="00405549" w:rsidRPr="006C2A02" w:rsidRDefault="00405549" w:rsidP="00405549">
      <w:r w:rsidRPr="006C2A02">
        <w:t xml:space="preserve">In </w:t>
      </w:r>
      <w:r w:rsidR="00306ED8" w:rsidRPr="006C2A02">
        <w:t xml:space="preserve">the following figure, we have an </w:t>
      </w:r>
      <w:commentRangeStart w:id="141"/>
      <w:r w:rsidR="00306ED8" w:rsidRPr="006C2A02">
        <w:t xml:space="preserve">overview </w:t>
      </w:r>
      <w:commentRangeEnd w:id="141"/>
      <w:r w:rsidR="00380880">
        <w:rPr>
          <w:rStyle w:val="Verwijzingopmerking"/>
        </w:rPr>
        <w:commentReference w:id="141"/>
      </w:r>
      <w:r w:rsidR="00306ED8" w:rsidRPr="006C2A02">
        <w:t xml:space="preserve">of the activities, their dependencies, </w:t>
      </w:r>
      <w:r w:rsidR="00BC2687" w:rsidRPr="006C2A02">
        <w:t>the</w:t>
      </w:r>
      <w:r w:rsidR="00306ED8" w:rsidRPr="006C2A02">
        <w:t xml:space="preserve"> milestones</w:t>
      </w:r>
      <w:r w:rsidR="00BC2687" w:rsidRPr="006C2A02">
        <w:t xml:space="preserve"> and weeks required to complete each milestone</w:t>
      </w:r>
      <w:r w:rsidR="00306ED8" w:rsidRPr="006C2A02">
        <w:t>.</w:t>
      </w:r>
    </w:p>
    <w:p w14:paraId="0D9DA7F2" w14:textId="48478576" w:rsidR="004772B2" w:rsidRPr="006C2A02" w:rsidRDefault="00A61101" w:rsidP="00AD60FD">
      <w:pPr>
        <w:jc w:val="center"/>
        <w:rPr>
          <w:sz w:val="22"/>
        </w:rPr>
      </w:pPr>
      <w:r w:rsidRPr="006C2A02">
        <w:rPr>
          <w:noProof/>
          <w:color w:val="000000"/>
          <w:sz w:val="22"/>
          <w:szCs w:val="22"/>
        </w:rPr>
        <w:drawing>
          <wp:inline distT="0" distB="0" distL="0" distR="0" wp14:anchorId="5E567A17" wp14:editId="0EEB782B">
            <wp:extent cx="5667375" cy="3419475"/>
            <wp:effectExtent l="0" t="0" r="9525" b="9525"/>
            <wp:docPr id="3" name="Picture 3" descr="https://lh6.googleusercontent.com/6krfd-YUMKY-6mHxRxL3H7BT54NpqtqBrt28iY0hC_nlr3iIDoEEJPHb5zO9XdOlmhkE9__WWB02rPqXl-nvgp9lD8DbMbED8XcvFIwW-LfjSCC_El_cdJA1uua-u90r985iCXYc">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6krfd-YUMKY-6mHxRxL3H7BT54NpqtqBrt28iY0hC_nlr3iIDoEEJPHb5zO9XdOlmhkE9__WWB02rPqXl-nvgp9lD8DbMbED8XcvFIwW-LfjSCC_El_cdJA1uua-u90r985iCXY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67375" cy="3419475"/>
                    </a:xfrm>
                    <a:prstGeom prst="rect">
                      <a:avLst/>
                    </a:prstGeom>
                    <a:noFill/>
                    <a:ln>
                      <a:noFill/>
                    </a:ln>
                  </pic:spPr>
                </pic:pic>
              </a:graphicData>
            </a:graphic>
          </wp:inline>
        </w:drawing>
      </w:r>
      <w:r w:rsidR="00AD60FD" w:rsidRPr="006C2A02">
        <w:br/>
      </w:r>
      <w:r w:rsidR="00AD60FD" w:rsidRPr="006C2A02">
        <w:rPr>
          <w:i/>
          <w:sz w:val="20"/>
        </w:rPr>
        <w:t>Figure 1. Activities with Critical Path</w:t>
      </w:r>
    </w:p>
    <w:p w14:paraId="7379437B" w14:textId="503FBB81" w:rsidR="00EB6922" w:rsidRPr="006C2A02" w:rsidRDefault="00EB6922" w:rsidP="00060C6C"/>
    <w:p w14:paraId="4E155D8A" w14:textId="455B873E" w:rsidR="00BC2687" w:rsidRPr="006C2A02" w:rsidRDefault="00EB6922" w:rsidP="005A65E0">
      <w:pPr>
        <w:pStyle w:val="Kop2"/>
      </w:pPr>
      <w:bookmarkStart w:id="142" w:name="_Toc507493941"/>
      <w:bookmarkStart w:id="143" w:name="_Toc508106389"/>
      <w:r w:rsidRPr="006C2A02">
        <w:t>Phase 1: Initiation</w:t>
      </w:r>
      <w:bookmarkEnd w:id="142"/>
      <w:bookmarkEnd w:id="143"/>
    </w:p>
    <w:p w14:paraId="6360391A" w14:textId="027D0064" w:rsidR="00060C6C" w:rsidRPr="006C2A02" w:rsidRDefault="00060C6C" w:rsidP="00060C6C">
      <w:pPr>
        <w:rPr>
          <w:u w:val="single"/>
        </w:rPr>
      </w:pPr>
      <w:r w:rsidRPr="006C2A02">
        <w:rPr>
          <w:u w:val="single"/>
        </w:rPr>
        <w:t>Activity: Collect Information</w:t>
      </w:r>
    </w:p>
    <w:p w14:paraId="1084AC5C" w14:textId="56F0091B" w:rsidR="00060C6C" w:rsidRPr="006C2A02" w:rsidRDefault="00060C6C" w:rsidP="00060C6C">
      <w:pPr>
        <w:pStyle w:val="Lijstalinea"/>
        <w:numPr>
          <w:ilvl w:val="0"/>
          <w:numId w:val="7"/>
        </w:numPr>
      </w:pPr>
      <w:commentRangeStart w:id="144"/>
      <w:r w:rsidRPr="006C2A02">
        <w:t>Interview client</w:t>
      </w:r>
    </w:p>
    <w:p w14:paraId="519A3A88" w14:textId="386D8CF8" w:rsidR="00060C6C" w:rsidRPr="006C2A02" w:rsidRDefault="00060C6C" w:rsidP="00060C6C">
      <w:pPr>
        <w:pStyle w:val="Lijstalinea"/>
        <w:numPr>
          <w:ilvl w:val="0"/>
          <w:numId w:val="7"/>
        </w:numPr>
      </w:pPr>
      <w:r w:rsidRPr="006C2A02">
        <w:t>Discuss current situation, problems, and software solution</w:t>
      </w:r>
      <w:commentRangeEnd w:id="144"/>
      <w:r w:rsidR="00380880">
        <w:rPr>
          <w:rStyle w:val="Verwijzingopmerking"/>
        </w:rPr>
        <w:commentReference w:id="144"/>
      </w:r>
    </w:p>
    <w:p w14:paraId="5DC5DD75" w14:textId="06692332" w:rsidR="00472BA3" w:rsidRPr="006C2A02" w:rsidRDefault="00472BA3" w:rsidP="00060C6C">
      <w:pPr>
        <w:pStyle w:val="Lijstalinea"/>
        <w:numPr>
          <w:ilvl w:val="0"/>
          <w:numId w:val="7"/>
        </w:numPr>
      </w:pPr>
      <w:r w:rsidRPr="006C2A02">
        <w:t>Set the project goal together with the client</w:t>
      </w:r>
    </w:p>
    <w:p w14:paraId="0A77EF89" w14:textId="200C4586" w:rsidR="00472BA3" w:rsidRPr="006C2A02" w:rsidRDefault="002072A1" w:rsidP="00060C6C">
      <w:pPr>
        <w:pStyle w:val="Lijstalinea"/>
        <w:numPr>
          <w:ilvl w:val="0"/>
          <w:numId w:val="7"/>
        </w:numPr>
      </w:pPr>
      <w:r w:rsidRPr="006C2A02">
        <w:t>Organize tasks in the team</w:t>
      </w:r>
    </w:p>
    <w:p w14:paraId="11D3DE2E" w14:textId="6C10BDE7" w:rsidR="002072A1" w:rsidRPr="006C2A02" w:rsidRDefault="002072A1" w:rsidP="00060C6C">
      <w:pPr>
        <w:pStyle w:val="Lijstalinea"/>
        <w:numPr>
          <w:ilvl w:val="0"/>
          <w:numId w:val="7"/>
        </w:numPr>
      </w:pPr>
      <w:r w:rsidRPr="006C2A02">
        <w:t xml:space="preserve">Arrange </w:t>
      </w:r>
      <w:r w:rsidR="001619C7" w:rsidRPr="006C2A02">
        <w:t>future meetings</w:t>
      </w:r>
    </w:p>
    <w:p w14:paraId="595225DA" w14:textId="4D1236C8" w:rsidR="001619C7" w:rsidRPr="006C2A02" w:rsidRDefault="001619C7" w:rsidP="001619C7">
      <w:pPr>
        <w:rPr>
          <w:u w:val="single"/>
        </w:rPr>
      </w:pPr>
      <w:r w:rsidRPr="006C2A02">
        <w:rPr>
          <w:u w:val="single"/>
        </w:rPr>
        <w:t>Activity: Finalize Project Plan</w:t>
      </w:r>
    </w:p>
    <w:p w14:paraId="4ECC7211" w14:textId="42BCC2E8" w:rsidR="001619C7" w:rsidRPr="006C2A02" w:rsidRDefault="001619C7" w:rsidP="001619C7">
      <w:pPr>
        <w:pStyle w:val="Lijstalinea"/>
        <w:numPr>
          <w:ilvl w:val="0"/>
          <w:numId w:val="8"/>
        </w:numPr>
      </w:pPr>
      <w:r w:rsidRPr="006C2A02">
        <w:t>Present final project plan to client</w:t>
      </w:r>
    </w:p>
    <w:p w14:paraId="5E8E2156" w14:textId="7CBE0035" w:rsidR="001619C7" w:rsidRPr="006C2A02" w:rsidRDefault="001619C7" w:rsidP="001619C7">
      <w:pPr>
        <w:pStyle w:val="Lijstalinea"/>
        <w:numPr>
          <w:ilvl w:val="0"/>
          <w:numId w:val="8"/>
        </w:numPr>
      </w:pPr>
      <w:r w:rsidRPr="006C2A02">
        <w:t>Wait for approval</w:t>
      </w:r>
    </w:p>
    <w:p w14:paraId="201ADD61" w14:textId="2AF7B470" w:rsidR="000F3055" w:rsidRPr="006C2A02" w:rsidRDefault="000F3055" w:rsidP="001619C7">
      <w:pPr>
        <w:pStyle w:val="Lijstalinea"/>
        <w:numPr>
          <w:ilvl w:val="0"/>
          <w:numId w:val="8"/>
        </w:numPr>
      </w:pPr>
      <w:r w:rsidRPr="006C2A02">
        <w:t>Receive go or no go</w:t>
      </w:r>
    </w:p>
    <w:p w14:paraId="7BD20759" w14:textId="606A1AA1" w:rsidR="0043319A" w:rsidRPr="006C2A02" w:rsidRDefault="0043319A" w:rsidP="001619C7">
      <w:pPr>
        <w:pStyle w:val="Lijstalinea"/>
        <w:numPr>
          <w:ilvl w:val="0"/>
          <w:numId w:val="8"/>
        </w:numPr>
      </w:pPr>
      <w:r w:rsidRPr="006C2A02">
        <w:t>Receive payment</w:t>
      </w:r>
    </w:p>
    <w:p w14:paraId="31EF486C" w14:textId="01AB8B4C" w:rsidR="001619C7" w:rsidRPr="006C2A02" w:rsidRDefault="007379AA" w:rsidP="001619C7">
      <w:pPr>
        <w:rPr>
          <w:u w:val="single"/>
        </w:rPr>
      </w:pPr>
      <w:r w:rsidRPr="006C2A02">
        <w:rPr>
          <w:u w:val="single"/>
        </w:rPr>
        <w:t xml:space="preserve">Deliverables for milestone </w:t>
      </w:r>
      <w:r w:rsidRPr="006C2A02">
        <w:rPr>
          <w:b/>
          <w:u w:val="single"/>
        </w:rPr>
        <w:t>M1</w:t>
      </w:r>
      <w:r w:rsidRPr="006C2A02">
        <w:rPr>
          <w:u w:val="single"/>
        </w:rPr>
        <w:t>:</w:t>
      </w:r>
    </w:p>
    <w:p w14:paraId="2D0B8574" w14:textId="1673EB98" w:rsidR="007379AA" w:rsidRPr="006C2A02" w:rsidRDefault="007379AA" w:rsidP="007379AA">
      <w:pPr>
        <w:pStyle w:val="Lijstalinea"/>
        <w:numPr>
          <w:ilvl w:val="0"/>
          <w:numId w:val="2"/>
        </w:numPr>
      </w:pPr>
      <w:r w:rsidRPr="006C2A02">
        <w:t>Project plan</w:t>
      </w:r>
    </w:p>
    <w:p w14:paraId="7821DD96" w14:textId="4381752E" w:rsidR="006D0B17" w:rsidRPr="006C2A02" w:rsidRDefault="006D0B17" w:rsidP="006D0B17"/>
    <w:p w14:paraId="661CF3F4" w14:textId="77777777" w:rsidR="00117F8F" w:rsidRPr="006C2A02" w:rsidRDefault="00117F8F" w:rsidP="005A65E0">
      <w:pPr>
        <w:pStyle w:val="Kop2"/>
      </w:pPr>
    </w:p>
    <w:p w14:paraId="58793D3A" w14:textId="362C8CA9" w:rsidR="006D0B17" w:rsidRPr="006C2A02" w:rsidRDefault="006D0B17" w:rsidP="005A65E0">
      <w:pPr>
        <w:pStyle w:val="Kop2"/>
      </w:pPr>
      <w:bookmarkStart w:id="145" w:name="_Toc507493942"/>
      <w:bookmarkStart w:id="146" w:name="_Toc508106390"/>
      <w:r w:rsidRPr="006C2A02">
        <w:t xml:space="preserve">Phase 2: </w:t>
      </w:r>
      <w:r w:rsidR="000F3055" w:rsidRPr="006C2A02">
        <w:t>Design</w:t>
      </w:r>
      <w:bookmarkEnd w:id="145"/>
      <w:bookmarkEnd w:id="146"/>
    </w:p>
    <w:p w14:paraId="44E1FEAF" w14:textId="0AA6451D" w:rsidR="000F3055" w:rsidRPr="006C2A02" w:rsidRDefault="000F3055" w:rsidP="000F3055">
      <w:pPr>
        <w:rPr>
          <w:u w:val="single"/>
        </w:rPr>
      </w:pPr>
      <w:r w:rsidRPr="006C2A02">
        <w:rPr>
          <w:u w:val="single"/>
        </w:rPr>
        <w:t>Activity: Website Design</w:t>
      </w:r>
    </w:p>
    <w:p w14:paraId="27B62781" w14:textId="67C0B1DE" w:rsidR="00C619DE" w:rsidRPr="006C2A02" w:rsidRDefault="005B71E7" w:rsidP="00C619DE">
      <w:pPr>
        <w:pStyle w:val="Lijstalinea"/>
        <w:numPr>
          <w:ilvl w:val="0"/>
          <w:numId w:val="10"/>
        </w:numPr>
      </w:pPr>
      <w:r w:rsidRPr="006C2A02">
        <w:t>Create wireframe</w:t>
      </w:r>
    </w:p>
    <w:p w14:paraId="66747261" w14:textId="61645815" w:rsidR="005B71E7" w:rsidRPr="006C2A02" w:rsidRDefault="00DF648B" w:rsidP="00C619DE">
      <w:pPr>
        <w:pStyle w:val="Lijstalinea"/>
        <w:numPr>
          <w:ilvl w:val="0"/>
          <w:numId w:val="10"/>
        </w:numPr>
      </w:pPr>
      <w:r w:rsidRPr="006C2A02">
        <w:t>Ask client for comments</w:t>
      </w:r>
    </w:p>
    <w:p w14:paraId="61941510" w14:textId="7B47418A" w:rsidR="00DF648B" w:rsidRPr="006C2A02" w:rsidRDefault="00DF648B" w:rsidP="00C619DE">
      <w:pPr>
        <w:pStyle w:val="Lijstalinea"/>
        <w:numPr>
          <w:ilvl w:val="0"/>
          <w:numId w:val="10"/>
        </w:numPr>
      </w:pPr>
      <w:r w:rsidRPr="006C2A02">
        <w:t>Create static website</w:t>
      </w:r>
    </w:p>
    <w:p w14:paraId="1EE9F4CF" w14:textId="29A504AA" w:rsidR="000F3055" w:rsidRPr="006C2A02" w:rsidRDefault="00B67EF4" w:rsidP="00B67EF4">
      <w:pPr>
        <w:rPr>
          <w:u w:val="single"/>
        </w:rPr>
      </w:pPr>
      <w:r w:rsidRPr="006C2A02">
        <w:rPr>
          <w:u w:val="single"/>
        </w:rPr>
        <w:t>Activity: Database Design</w:t>
      </w:r>
    </w:p>
    <w:p w14:paraId="1628EF90" w14:textId="7C35D7C6" w:rsidR="00737A9C" w:rsidRPr="006C2A02" w:rsidRDefault="00737A9C" w:rsidP="00952C64">
      <w:pPr>
        <w:pStyle w:val="Lijstalinea"/>
        <w:numPr>
          <w:ilvl w:val="0"/>
          <w:numId w:val="16"/>
        </w:numPr>
      </w:pPr>
      <w:r w:rsidRPr="006C2A02">
        <w:t xml:space="preserve">Make </w:t>
      </w:r>
      <w:r w:rsidR="00B64D4E" w:rsidRPr="006C2A02">
        <w:t xml:space="preserve">the </w:t>
      </w:r>
      <w:r w:rsidRPr="006C2A02">
        <w:t>data</w:t>
      </w:r>
      <w:r w:rsidR="00F23AE5">
        <w:t>base design from model</w:t>
      </w:r>
    </w:p>
    <w:p w14:paraId="3EC1A921" w14:textId="23C0B20A" w:rsidR="00B67EF4" w:rsidRPr="006C2A02" w:rsidRDefault="00B67EF4" w:rsidP="00B67EF4">
      <w:pPr>
        <w:rPr>
          <w:u w:val="single"/>
        </w:rPr>
      </w:pPr>
      <w:r w:rsidRPr="006C2A02">
        <w:rPr>
          <w:u w:val="single"/>
        </w:rPr>
        <w:t>Activity: Applications Designs</w:t>
      </w:r>
    </w:p>
    <w:p w14:paraId="68BDF41E" w14:textId="77777777" w:rsidR="009D1464" w:rsidRPr="006C2A02" w:rsidRDefault="00B64D4E" w:rsidP="009D1464">
      <w:pPr>
        <w:pStyle w:val="Lijstalinea"/>
        <w:numPr>
          <w:ilvl w:val="0"/>
          <w:numId w:val="16"/>
        </w:numPr>
      </w:pPr>
      <w:r w:rsidRPr="006C2A02">
        <w:t>Design the applications for:</w:t>
      </w:r>
    </w:p>
    <w:p w14:paraId="008BD222" w14:textId="7BC25182" w:rsidR="00B64D4E" w:rsidRPr="006C2A02" w:rsidRDefault="00B64D4E" w:rsidP="009D1464">
      <w:pPr>
        <w:pStyle w:val="Lijstalinea"/>
        <w:numPr>
          <w:ilvl w:val="1"/>
          <w:numId w:val="16"/>
        </w:numPr>
      </w:pPr>
      <w:r w:rsidRPr="006C2A02">
        <w:t>The entrance of the event</w:t>
      </w:r>
    </w:p>
    <w:p w14:paraId="30F0FC78" w14:textId="3E575912" w:rsidR="00B64D4E" w:rsidRPr="006C2A02" w:rsidRDefault="00B64D4E" w:rsidP="009D1464">
      <w:pPr>
        <w:pStyle w:val="Lijstalinea"/>
        <w:numPr>
          <w:ilvl w:val="1"/>
          <w:numId w:val="16"/>
        </w:numPr>
      </w:pPr>
      <w:r w:rsidRPr="006C2A02">
        <w:t>The entrance of the camping grounds</w:t>
      </w:r>
    </w:p>
    <w:p w14:paraId="3800DC82" w14:textId="2CA79A48" w:rsidR="00B64D4E" w:rsidRPr="006C2A02" w:rsidRDefault="00B64D4E" w:rsidP="009D1464">
      <w:pPr>
        <w:pStyle w:val="Lijstalinea"/>
        <w:numPr>
          <w:ilvl w:val="1"/>
          <w:numId w:val="16"/>
        </w:numPr>
      </w:pPr>
      <w:r w:rsidRPr="006C2A02">
        <w:t>The shops</w:t>
      </w:r>
    </w:p>
    <w:p w14:paraId="34D6970C" w14:textId="0BA304D4" w:rsidR="00B64D4E" w:rsidRPr="006C2A02" w:rsidRDefault="00B64D4E" w:rsidP="009D1464">
      <w:pPr>
        <w:pStyle w:val="Lijstalinea"/>
        <w:numPr>
          <w:ilvl w:val="1"/>
          <w:numId w:val="16"/>
        </w:numPr>
      </w:pPr>
      <w:r w:rsidRPr="006C2A02">
        <w:t>The loaning stands</w:t>
      </w:r>
    </w:p>
    <w:p w14:paraId="07FCE7D9" w14:textId="5D70E863" w:rsidR="00B64D4E" w:rsidRPr="006C2A02" w:rsidRDefault="003E6CC3" w:rsidP="009D1464">
      <w:pPr>
        <w:pStyle w:val="Lijstalinea"/>
        <w:numPr>
          <w:ilvl w:val="1"/>
          <w:numId w:val="16"/>
        </w:numPr>
      </w:pPr>
      <w:commentRangeStart w:id="147"/>
      <w:r w:rsidRPr="006C2A02">
        <w:t>Monitoring visitors</w:t>
      </w:r>
      <w:commentRangeEnd w:id="147"/>
      <w:r w:rsidR="00380880">
        <w:rPr>
          <w:rStyle w:val="Verwijzingopmerking"/>
        </w:rPr>
        <w:commentReference w:id="147"/>
      </w:r>
    </w:p>
    <w:p w14:paraId="4F900A63" w14:textId="76E3CE47" w:rsidR="003E6CC3" w:rsidRPr="006C2A02" w:rsidRDefault="003E6CC3" w:rsidP="009D1464">
      <w:pPr>
        <w:pStyle w:val="Lijstalinea"/>
        <w:numPr>
          <w:ilvl w:val="1"/>
          <w:numId w:val="16"/>
        </w:numPr>
      </w:pPr>
      <w:r w:rsidRPr="006C2A02">
        <w:t>Monitoring overall event</w:t>
      </w:r>
    </w:p>
    <w:p w14:paraId="1CB90369" w14:textId="67DA6590" w:rsidR="0067078B" w:rsidRPr="006C2A02" w:rsidRDefault="003E6CC3" w:rsidP="00B67EF4">
      <w:pPr>
        <w:pStyle w:val="Lijstalinea"/>
        <w:numPr>
          <w:ilvl w:val="1"/>
          <w:numId w:val="16"/>
        </w:numPr>
      </w:pPr>
      <w:r w:rsidRPr="006C2A02">
        <w:t>Receiving information from transaction-log-files to database</w:t>
      </w:r>
    </w:p>
    <w:p w14:paraId="0DDFA7C0" w14:textId="63F7E07A" w:rsidR="005B71E7" w:rsidRPr="006C2A02" w:rsidRDefault="00B67EF4" w:rsidP="005B71E7">
      <w:pPr>
        <w:rPr>
          <w:u w:val="single"/>
        </w:rPr>
      </w:pPr>
      <w:r w:rsidRPr="006C2A02">
        <w:rPr>
          <w:u w:val="single"/>
        </w:rPr>
        <w:t xml:space="preserve">Deliverables for milestone </w:t>
      </w:r>
      <w:r w:rsidRPr="006C2A02">
        <w:rPr>
          <w:b/>
          <w:u w:val="single"/>
        </w:rPr>
        <w:t>M</w:t>
      </w:r>
      <w:r w:rsidR="0067078B" w:rsidRPr="006C2A02">
        <w:rPr>
          <w:b/>
          <w:u w:val="single"/>
        </w:rPr>
        <w:t>2</w:t>
      </w:r>
      <w:r w:rsidRPr="006C2A02">
        <w:rPr>
          <w:u w:val="single"/>
        </w:rPr>
        <w:t>:</w:t>
      </w:r>
    </w:p>
    <w:p w14:paraId="6C05DFF3" w14:textId="20DB0871" w:rsidR="00B67EF4" w:rsidRPr="006C2A02" w:rsidRDefault="007031F0" w:rsidP="00B67EF4">
      <w:pPr>
        <w:pStyle w:val="Lijstalinea"/>
        <w:numPr>
          <w:ilvl w:val="0"/>
          <w:numId w:val="2"/>
        </w:numPr>
      </w:pPr>
      <w:r w:rsidRPr="006C2A02">
        <w:t>The process report</w:t>
      </w:r>
    </w:p>
    <w:p w14:paraId="1128ACA4" w14:textId="68B0F555" w:rsidR="007031F0" w:rsidRPr="006C2A02" w:rsidRDefault="007031F0" w:rsidP="00B67EF4">
      <w:pPr>
        <w:pStyle w:val="Lijstalinea"/>
        <w:numPr>
          <w:ilvl w:val="0"/>
          <w:numId w:val="2"/>
        </w:numPr>
      </w:pPr>
      <w:r w:rsidRPr="006C2A02">
        <w:t>The setup document</w:t>
      </w:r>
      <w:r w:rsidR="005B71E7" w:rsidRPr="006C2A02">
        <w:t xml:space="preserve"> (contains all designs)</w:t>
      </w:r>
    </w:p>
    <w:p w14:paraId="7F60036C" w14:textId="386D6DB5" w:rsidR="00B67EF4" w:rsidRPr="006C2A02" w:rsidRDefault="00B67EF4" w:rsidP="00B67EF4"/>
    <w:p w14:paraId="5916791E" w14:textId="3E6C9A39" w:rsidR="00B67EF4" w:rsidRPr="006C2A02" w:rsidRDefault="0067078B" w:rsidP="005A65E0">
      <w:pPr>
        <w:pStyle w:val="Kop2"/>
      </w:pPr>
      <w:bookmarkStart w:id="148" w:name="_Toc507493943"/>
      <w:bookmarkStart w:id="149" w:name="_Toc508106391"/>
      <w:r w:rsidRPr="006C2A02">
        <w:t>Phase 3: Build</w:t>
      </w:r>
      <w:bookmarkEnd w:id="148"/>
      <w:bookmarkEnd w:id="149"/>
    </w:p>
    <w:p w14:paraId="676553FF" w14:textId="427A929A" w:rsidR="0067078B" w:rsidRPr="006C2A02" w:rsidRDefault="0067078B" w:rsidP="0067078B">
      <w:pPr>
        <w:rPr>
          <w:u w:val="single"/>
        </w:rPr>
      </w:pPr>
      <w:r w:rsidRPr="006C2A02">
        <w:rPr>
          <w:u w:val="single"/>
        </w:rPr>
        <w:t>Activity: Create Dynamic Website</w:t>
      </w:r>
    </w:p>
    <w:p w14:paraId="73570438" w14:textId="6D5525A4" w:rsidR="007856F2" w:rsidRPr="006C2A02" w:rsidRDefault="00952C64" w:rsidP="00084D11">
      <w:pPr>
        <w:pStyle w:val="Lijstalinea"/>
        <w:numPr>
          <w:ilvl w:val="0"/>
          <w:numId w:val="17"/>
        </w:numPr>
      </w:pPr>
      <w:commentRangeStart w:id="150"/>
      <w:r w:rsidRPr="006C2A02">
        <w:t>Add dynamics to static website</w:t>
      </w:r>
      <w:commentRangeEnd w:id="150"/>
      <w:r w:rsidR="00380880">
        <w:rPr>
          <w:rStyle w:val="Verwijzingopmerking"/>
        </w:rPr>
        <w:commentReference w:id="150"/>
      </w:r>
    </w:p>
    <w:p w14:paraId="16448BE7" w14:textId="7691E575" w:rsidR="0067078B" w:rsidRPr="006C2A02" w:rsidRDefault="0067078B" w:rsidP="0067078B">
      <w:pPr>
        <w:rPr>
          <w:u w:val="single"/>
        </w:rPr>
      </w:pPr>
      <w:r w:rsidRPr="006C2A02">
        <w:rPr>
          <w:u w:val="single"/>
        </w:rPr>
        <w:t>Activity: Build Applications</w:t>
      </w:r>
    </w:p>
    <w:p w14:paraId="561CB476" w14:textId="17DEA90E" w:rsidR="00952C64" w:rsidRPr="006C2A02" w:rsidRDefault="00084D11" w:rsidP="00084D11">
      <w:pPr>
        <w:pStyle w:val="Lijstalinea"/>
        <w:numPr>
          <w:ilvl w:val="0"/>
          <w:numId w:val="18"/>
        </w:numPr>
      </w:pPr>
      <w:r w:rsidRPr="006C2A02">
        <w:t>Proce</w:t>
      </w:r>
      <w:bookmarkStart w:id="151" w:name="_GoBack"/>
      <w:bookmarkEnd w:id="151"/>
      <w:r w:rsidRPr="006C2A02">
        <w:t>ed with the step-by-step process of creating an application</w:t>
      </w:r>
    </w:p>
    <w:p w14:paraId="5BB53836" w14:textId="0A5F4F37" w:rsidR="00084D11" w:rsidRPr="006C2A02" w:rsidRDefault="0067078B" w:rsidP="00084D11">
      <w:pPr>
        <w:rPr>
          <w:u w:val="single"/>
        </w:rPr>
      </w:pPr>
      <w:r w:rsidRPr="006C2A02">
        <w:rPr>
          <w:u w:val="single"/>
        </w:rPr>
        <w:t>Activity: Link Apps to Database</w:t>
      </w:r>
    </w:p>
    <w:p w14:paraId="783B7DA4" w14:textId="2E15A019" w:rsidR="0067078B" w:rsidRPr="006C2A02" w:rsidRDefault="00DC7F00" w:rsidP="0067078B">
      <w:pPr>
        <w:pStyle w:val="Lijstalinea"/>
        <w:numPr>
          <w:ilvl w:val="0"/>
          <w:numId w:val="18"/>
        </w:numPr>
      </w:pPr>
      <w:r w:rsidRPr="006C2A02">
        <w:t>Proceed with the step-by-step process of linking apps to database</w:t>
      </w:r>
    </w:p>
    <w:p w14:paraId="6C16BFF1" w14:textId="7199C996" w:rsidR="0067078B" w:rsidRPr="006C2A02" w:rsidRDefault="0067078B" w:rsidP="0067078B">
      <w:pPr>
        <w:rPr>
          <w:u w:val="single"/>
        </w:rPr>
      </w:pPr>
      <w:r w:rsidRPr="006C2A02">
        <w:rPr>
          <w:u w:val="single"/>
        </w:rPr>
        <w:t xml:space="preserve">Deliverables for milestone </w:t>
      </w:r>
      <w:r w:rsidRPr="006C2A02">
        <w:rPr>
          <w:b/>
          <w:u w:val="single"/>
        </w:rPr>
        <w:t>M3</w:t>
      </w:r>
      <w:r w:rsidRPr="006C2A02">
        <w:rPr>
          <w:u w:val="single"/>
        </w:rPr>
        <w:t>:</w:t>
      </w:r>
    </w:p>
    <w:p w14:paraId="7A559ACE" w14:textId="169D52E6" w:rsidR="00387D8B" w:rsidRPr="006C2A02" w:rsidRDefault="00F60F42" w:rsidP="004C5416">
      <w:pPr>
        <w:pStyle w:val="Lijstalinea"/>
        <w:numPr>
          <w:ilvl w:val="0"/>
          <w:numId w:val="2"/>
        </w:numPr>
      </w:pPr>
      <w:r w:rsidRPr="006C2A02">
        <w:t>Applications prototypes</w:t>
      </w:r>
    </w:p>
    <w:p w14:paraId="2C8200A5" w14:textId="7A60D48B" w:rsidR="00F60F42" w:rsidRPr="006C2A02" w:rsidRDefault="00F60F42" w:rsidP="004C5416">
      <w:pPr>
        <w:pStyle w:val="Lijstalinea"/>
        <w:numPr>
          <w:ilvl w:val="0"/>
          <w:numId w:val="2"/>
        </w:numPr>
      </w:pPr>
      <w:r w:rsidRPr="006C2A02">
        <w:t>Database prototype</w:t>
      </w:r>
    </w:p>
    <w:p w14:paraId="6FC6CCB5" w14:textId="64D6232E" w:rsidR="00F60F42" w:rsidRPr="006C2A02" w:rsidRDefault="00F60F42" w:rsidP="004C5416">
      <w:pPr>
        <w:pStyle w:val="Lijstalinea"/>
        <w:numPr>
          <w:ilvl w:val="0"/>
          <w:numId w:val="2"/>
        </w:numPr>
      </w:pPr>
      <w:r w:rsidRPr="006C2A02">
        <w:t>Unofficial website release</w:t>
      </w:r>
    </w:p>
    <w:p w14:paraId="54AB3B64" w14:textId="0BCB273E" w:rsidR="00B67EF4" w:rsidRPr="006C2A02" w:rsidRDefault="00B67EF4" w:rsidP="00B67EF4"/>
    <w:p w14:paraId="76B1CAE9" w14:textId="77777777" w:rsidR="00117F8F" w:rsidRPr="006C2A02" w:rsidRDefault="00117F8F" w:rsidP="005A65E0">
      <w:pPr>
        <w:pStyle w:val="Kop2"/>
      </w:pPr>
    </w:p>
    <w:p w14:paraId="0BAD1B4A" w14:textId="73D96983" w:rsidR="0067078B" w:rsidRPr="006C2A02" w:rsidRDefault="0067078B" w:rsidP="005A65E0">
      <w:pPr>
        <w:pStyle w:val="Kop2"/>
      </w:pPr>
      <w:bookmarkStart w:id="152" w:name="_Toc507493944"/>
      <w:bookmarkStart w:id="153" w:name="_Toc508106392"/>
      <w:r w:rsidRPr="006C2A02">
        <w:t>Phase 4: Test</w:t>
      </w:r>
      <w:bookmarkEnd w:id="152"/>
      <w:bookmarkEnd w:id="153"/>
    </w:p>
    <w:p w14:paraId="5CFEE9B3" w14:textId="0D615A45" w:rsidR="0067078B" w:rsidRPr="006C2A02" w:rsidRDefault="0067078B" w:rsidP="0067078B">
      <w:pPr>
        <w:rPr>
          <w:u w:val="single"/>
        </w:rPr>
      </w:pPr>
      <w:r w:rsidRPr="006C2A02">
        <w:rPr>
          <w:u w:val="single"/>
        </w:rPr>
        <w:t>Activity: Demonstrate Software Solution</w:t>
      </w:r>
    </w:p>
    <w:p w14:paraId="6AD0B0A0" w14:textId="1F78F739" w:rsidR="007E3658" w:rsidRPr="006C2A02" w:rsidRDefault="007E3658" w:rsidP="007E3658">
      <w:pPr>
        <w:pStyle w:val="Lijstalinea"/>
        <w:numPr>
          <w:ilvl w:val="0"/>
          <w:numId w:val="19"/>
        </w:numPr>
      </w:pPr>
      <w:r w:rsidRPr="006C2A02">
        <w:t>Create presentation</w:t>
      </w:r>
    </w:p>
    <w:p w14:paraId="7EB11B92" w14:textId="0D4031F0" w:rsidR="007E3658" w:rsidRPr="006C2A02" w:rsidRDefault="007E3658" w:rsidP="007E3658">
      <w:pPr>
        <w:pStyle w:val="Lijstalinea"/>
        <w:numPr>
          <w:ilvl w:val="0"/>
          <w:numId w:val="19"/>
        </w:numPr>
      </w:pPr>
      <w:r w:rsidRPr="006C2A02">
        <w:t>Demonstrate the prototypes</w:t>
      </w:r>
    </w:p>
    <w:p w14:paraId="72C8800D" w14:textId="5FC7ED34" w:rsidR="007E3658" w:rsidRPr="006C2A02" w:rsidRDefault="007E3658" w:rsidP="007E3658">
      <w:pPr>
        <w:pStyle w:val="Lijstalinea"/>
        <w:numPr>
          <w:ilvl w:val="0"/>
          <w:numId w:val="19"/>
        </w:numPr>
      </w:pPr>
      <w:r w:rsidRPr="006C2A02">
        <w:t>Receive feedback</w:t>
      </w:r>
    </w:p>
    <w:p w14:paraId="0BEA4AFF" w14:textId="13E3DEA0" w:rsidR="0067078B" w:rsidRPr="006C2A02" w:rsidRDefault="0067078B" w:rsidP="0067078B">
      <w:pPr>
        <w:rPr>
          <w:u w:val="single"/>
        </w:rPr>
      </w:pPr>
      <w:r w:rsidRPr="006C2A02">
        <w:rPr>
          <w:u w:val="single"/>
        </w:rPr>
        <w:t>Activity: Create Test Report</w:t>
      </w:r>
    </w:p>
    <w:p w14:paraId="27E067D5" w14:textId="58D7B05F" w:rsidR="007E3658" w:rsidRPr="006C2A02" w:rsidRDefault="007E3658" w:rsidP="007E3658">
      <w:pPr>
        <w:pStyle w:val="Lijstalinea"/>
        <w:numPr>
          <w:ilvl w:val="0"/>
          <w:numId w:val="20"/>
        </w:numPr>
      </w:pPr>
      <w:r w:rsidRPr="006C2A02">
        <w:t>Note down feedback</w:t>
      </w:r>
    </w:p>
    <w:p w14:paraId="659600A7" w14:textId="3953CA02" w:rsidR="00D36C41" w:rsidRPr="006C2A02" w:rsidRDefault="00D36C41" w:rsidP="007E3658">
      <w:pPr>
        <w:pStyle w:val="Lijstalinea"/>
        <w:numPr>
          <w:ilvl w:val="0"/>
          <w:numId w:val="20"/>
        </w:numPr>
      </w:pPr>
      <w:r w:rsidRPr="006C2A02">
        <w:t>Create report</w:t>
      </w:r>
    </w:p>
    <w:p w14:paraId="5E7974C8" w14:textId="16BA520B" w:rsidR="00D36C41" w:rsidRPr="006C2A02" w:rsidRDefault="00D36C41" w:rsidP="007E3658">
      <w:pPr>
        <w:pStyle w:val="Lijstalinea"/>
        <w:numPr>
          <w:ilvl w:val="0"/>
          <w:numId w:val="20"/>
        </w:numPr>
      </w:pPr>
      <w:r w:rsidRPr="006C2A02">
        <w:t>Give report to client</w:t>
      </w:r>
    </w:p>
    <w:p w14:paraId="2BD265CF" w14:textId="2ACB957D" w:rsidR="0067078B" w:rsidRPr="006C2A02" w:rsidRDefault="0067078B" w:rsidP="0067078B">
      <w:pPr>
        <w:rPr>
          <w:u w:val="single"/>
        </w:rPr>
      </w:pPr>
      <w:r w:rsidRPr="006C2A02">
        <w:rPr>
          <w:u w:val="single"/>
        </w:rPr>
        <w:t>Activity: Make Necessary Changes</w:t>
      </w:r>
    </w:p>
    <w:p w14:paraId="2E2F1D25" w14:textId="46D0034E" w:rsidR="00D36C41" w:rsidRPr="006C2A02" w:rsidRDefault="00D36C41" w:rsidP="00D36C41">
      <w:pPr>
        <w:pStyle w:val="Lijstalinea"/>
        <w:numPr>
          <w:ilvl w:val="0"/>
          <w:numId w:val="2"/>
        </w:numPr>
        <w:rPr>
          <w:u w:val="single"/>
        </w:rPr>
      </w:pPr>
      <w:r w:rsidRPr="006C2A02">
        <w:t>Make the changes based on the test report</w:t>
      </w:r>
    </w:p>
    <w:p w14:paraId="6CD5A466" w14:textId="6D841ED2" w:rsidR="0067078B" w:rsidRPr="006C2A02" w:rsidRDefault="0067078B" w:rsidP="0067078B">
      <w:pPr>
        <w:rPr>
          <w:u w:val="single"/>
        </w:rPr>
      </w:pPr>
      <w:r w:rsidRPr="006C2A02">
        <w:rPr>
          <w:u w:val="single"/>
        </w:rPr>
        <w:t xml:space="preserve">Deliverables for milestone </w:t>
      </w:r>
      <w:r w:rsidRPr="006C2A02">
        <w:rPr>
          <w:b/>
          <w:u w:val="single"/>
        </w:rPr>
        <w:t>M4</w:t>
      </w:r>
      <w:r w:rsidRPr="006C2A02">
        <w:rPr>
          <w:u w:val="single"/>
        </w:rPr>
        <w:t>:</w:t>
      </w:r>
    </w:p>
    <w:p w14:paraId="5B10BDDC" w14:textId="1894ABF9" w:rsidR="0067078B" w:rsidRPr="006C2A02" w:rsidRDefault="002E0A6C" w:rsidP="0067078B">
      <w:pPr>
        <w:pStyle w:val="Lijstalinea"/>
        <w:numPr>
          <w:ilvl w:val="0"/>
          <w:numId w:val="2"/>
        </w:numPr>
      </w:pPr>
      <w:r w:rsidRPr="006C2A02">
        <w:t>Test Report</w:t>
      </w:r>
    </w:p>
    <w:p w14:paraId="5F32B280" w14:textId="36F6CD64" w:rsidR="0067078B" w:rsidRPr="006C2A02" w:rsidRDefault="0067078B" w:rsidP="0067078B"/>
    <w:p w14:paraId="35323697" w14:textId="58815E9A" w:rsidR="0067078B" w:rsidRPr="006C2A02" w:rsidRDefault="0067078B" w:rsidP="005A65E0">
      <w:pPr>
        <w:pStyle w:val="Kop2"/>
      </w:pPr>
      <w:bookmarkStart w:id="154" w:name="_Toc507493945"/>
      <w:bookmarkStart w:id="155" w:name="_Toc508106393"/>
      <w:r w:rsidRPr="006C2A02">
        <w:t>Phase 5: Deploy</w:t>
      </w:r>
      <w:bookmarkEnd w:id="154"/>
      <w:bookmarkEnd w:id="155"/>
    </w:p>
    <w:p w14:paraId="05B5A8B2" w14:textId="486E9C2A" w:rsidR="000B27A5" w:rsidRPr="006C2A02" w:rsidRDefault="0067078B" w:rsidP="000B27A5">
      <w:pPr>
        <w:rPr>
          <w:u w:val="single"/>
        </w:rPr>
      </w:pPr>
      <w:r w:rsidRPr="006C2A02">
        <w:rPr>
          <w:u w:val="single"/>
        </w:rPr>
        <w:t>Activity: Install Apps on Devices</w:t>
      </w:r>
    </w:p>
    <w:p w14:paraId="5669E075" w14:textId="19DC0B89" w:rsidR="000B27A5" w:rsidRPr="006C2A02" w:rsidRDefault="000B27A5" w:rsidP="000B27A5">
      <w:pPr>
        <w:pStyle w:val="Lijstalinea"/>
        <w:numPr>
          <w:ilvl w:val="0"/>
          <w:numId w:val="2"/>
        </w:numPr>
      </w:pPr>
      <w:r w:rsidRPr="006C2A02">
        <w:t>Optimize devices for compatibility (if necessary)</w:t>
      </w:r>
    </w:p>
    <w:p w14:paraId="4B3AC436" w14:textId="645C2F20" w:rsidR="000B27A5" w:rsidRPr="006C2A02" w:rsidRDefault="0067078B" w:rsidP="000B27A5">
      <w:pPr>
        <w:rPr>
          <w:u w:val="single"/>
        </w:rPr>
      </w:pPr>
      <w:r w:rsidRPr="006C2A02">
        <w:rPr>
          <w:u w:val="single"/>
        </w:rPr>
        <w:t>Activity: Presentation</w:t>
      </w:r>
    </w:p>
    <w:p w14:paraId="3F88C7E6" w14:textId="5B03A8CC" w:rsidR="000B27A5" w:rsidRPr="006C2A02" w:rsidRDefault="000B27A5" w:rsidP="000B27A5">
      <w:pPr>
        <w:pStyle w:val="Lijstalinea"/>
        <w:numPr>
          <w:ilvl w:val="0"/>
          <w:numId w:val="22"/>
        </w:numPr>
      </w:pPr>
      <w:r w:rsidRPr="006C2A02">
        <w:t>Create presentation</w:t>
      </w:r>
    </w:p>
    <w:p w14:paraId="045D359A" w14:textId="40E949A5" w:rsidR="000B27A5" w:rsidRPr="006C2A02" w:rsidRDefault="000B27A5" w:rsidP="000B27A5">
      <w:pPr>
        <w:pStyle w:val="Lijstalinea"/>
        <w:numPr>
          <w:ilvl w:val="0"/>
          <w:numId w:val="22"/>
        </w:numPr>
      </w:pPr>
      <w:r w:rsidRPr="006C2A02">
        <w:t xml:space="preserve">Set date to present and make </w:t>
      </w:r>
      <w:r w:rsidR="00BF182B" w:rsidRPr="006C2A02">
        <w:t>preparations</w:t>
      </w:r>
    </w:p>
    <w:p w14:paraId="1F293396" w14:textId="233802C5" w:rsidR="000B27A5" w:rsidRPr="006C2A02" w:rsidRDefault="000B27A5" w:rsidP="000B27A5">
      <w:pPr>
        <w:pStyle w:val="Lijstalinea"/>
        <w:numPr>
          <w:ilvl w:val="0"/>
          <w:numId w:val="22"/>
        </w:numPr>
      </w:pPr>
      <w:r w:rsidRPr="006C2A02">
        <w:t>Present to client and</w:t>
      </w:r>
      <w:r w:rsidR="00BF182B" w:rsidRPr="006C2A02">
        <w:t xml:space="preserve"> company</w:t>
      </w:r>
    </w:p>
    <w:p w14:paraId="6E1C648D" w14:textId="7358392F" w:rsidR="0067078B" w:rsidRPr="006C2A02" w:rsidRDefault="0067078B" w:rsidP="0067078B">
      <w:pPr>
        <w:rPr>
          <w:u w:val="single"/>
        </w:rPr>
      </w:pPr>
      <w:r w:rsidRPr="006C2A02">
        <w:rPr>
          <w:u w:val="single"/>
        </w:rPr>
        <w:t>Activity: Create Manual</w:t>
      </w:r>
    </w:p>
    <w:p w14:paraId="621DFFF8" w14:textId="5A904DF2" w:rsidR="0067078B" w:rsidRPr="006C2A02" w:rsidRDefault="00BF182B" w:rsidP="00BF182B">
      <w:pPr>
        <w:pStyle w:val="Lijstalinea"/>
        <w:numPr>
          <w:ilvl w:val="0"/>
          <w:numId w:val="23"/>
        </w:numPr>
        <w:rPr>
          <w:u w:val="single"/>
        </w:rPr>
      </w:pPr>
      <w:r w:rsidRPr="006C2A02">
        <w:t>Create manual</w:t>
      </w:r>
      <w:r w:rsidR="003E0BDD" w:rsidRPr="006C2A02">
        <w:t xml:space="preserve"> for applications</w:t>
      </w:r>
      <w:r w:rsidR="00E17769" w:rsidRPr="006C2A02">
        <w:t xml:space="preserve"> and database</w:t>
      </w:r>
    </w:p>
    <w:p w14:paraId="05FB3230" w14:textId="3BF2F59E" w:rsidR="00BF182B" w:rsidRPr="006C2A02" w:rsidRDefault="003E0BDD" w:rsidP="00BF182B">
      <w:pPr>
        <w:pStyle w:val="Lijstalinea"/>
        <w:numPr>
          <w:ilvl w:val="0"/>
          <w:numId w:val="23"/>
        </w:numPr>
        <w:rPr>
          <w:u w:val="single"/>
        </w:rPr>
      </w:pPr>
      <w:r w:rsidRPr="006C2A02">
        <w:t>Verify with client if manual is understandable to read</w:t>
      </w:r>
      <w:r w:rsidR="00047980">
        <w:t xml:space="preserve"> for all event workers</w:t>
      </w:r>
    </w:p>
    <w:p w14:paraId="65AC2C7F" w14:textId="5379D284" w:rsidR="003E0BDD" w:rsidRPr="006C2A02" w:rsidRDefault="003E0BDD" w:rsidP="00BF182B">
      <w:pPr>
        <w:pStyle w:val="Lijstalinea"/>
        <w:numPr>
          <w:ilvl w:val="0"/>
          <w:numId w:val="23"/>
        </w:numPr>
        <w:rPr>
          <w:u w:val="single"/>
        </w:rPr>
      </w:pPr>
      <w:r w:rsidRPr="006C2A02">
        <w:t>Deliver manual to client after making the necessary changes</w:t>
      </w:r>
    </w:p>
    <w:p w14:paraId="2C5094D6" w14:textId="7D18782B" w:rsidR="0067078B" w:rsidRPr="006C2A02" w:rsidRDefault="0067078B" w:rsidP="0067078B">
      <w:pPr>
        <w:rPr>
          <w:u w:val="single"/>
        </w:rPr>
      </w:pPr>
      <w:r w:rsidRPr="006C2A02">
        <w:rPr>
          <w:u w:val="single"/>
        </w:rPr>
        <w:t xml:space="preserve">Deliverables for milestone </w:t>
      </w:r>
      <w:r w:rsidRPr="006C2A02">
        <w:rPr>
          <w:b/>
          <w:u w:val="single"/>
        </w:rPr>
        <w:t>M5</w:t>
      </w:r>
      <w:r w:rsidRPr="006C2A02">
        <w:rPr>
          <w:u w:val="single"/>
        </w:rPr>
        <w:t>:</w:t>
      </w:r>
    </w:p>
    <w:p w14:paraId="2A6AAF82" w14:textId="2947EFAA" w:rsidR="0067078B" w:rsidRPr="006C2A02" w:rsidRDefault="00EC4246" w:rsidP="0067078B">
      <w:pPr>
        <w:pStyle w:val="Lijstalinea"/>
        <w:numPr>
          <w:ilvl w:val="0"/>
          <w:numId w:val="2"/>
        </w:numPr>
      </w:pPr>
      <w:r w:rsidRPr="006C2A02">
        <w:t>All applications</w:t>
      </w:r>
    </w:p>
    <w:p w14:paraId="47C214EA" w14:textId="56359003" w:rsidR="00EC4246" w:rsidRPr="006C2A02" w:rsidRDefault="00EC4246" w:rsidP="0067078B">
      <w:pPr>
        <w:pStyle w:val="Lijstalinea"/>
        <w:numPr>
          <w:ilvl w:val="0"/>
          <w:numId w:val="2"/>
        </w:numPr>
      </w:pPr>
      <w:r w:rsidRPr="006C2A02">
        <w:t>The database</w:t>
      </w:r>
    </w:p>
    <w:p w14:paraId="5FE2AE63" w14:textId="23D49D29" w:rsidR="00EC4246" w:rsidRPr="006C2A02" w:rsidRDefault="00EC4246" w:rsidP="0067078B">
      <w:pPr>
        <w:pStyle w:val="Lijstalinea"/>
        <w:numPr>
          <w:ilvl w:val="0"/>
          <w:numId w:val="2"/>
        </w:numPr>
      </w:pPr>
      <w:r w:rsidRPr="006C2A02">
        <w:t>Fully functional website</w:t>
      </w:r>
      <w:r w:rsidR="00F60F42" w:rsidRPr="006C2A02">
        <w:t xml:space="preserve"> released</w:t>
      </w:r>
    </w:p>
    <w:p w14:paraId="2AED4140" w14:textId="38093468" w:rsidR="00EC4246" w:rsidRPr="006C2A02" w:rsidRDefault="00EC4246" w:rsidP="0067078B">
      <w:pPr>
        <w:pStyle w:val="Lijstalinea"/>
        <w:numPr>
          <w:ilvl w:val="0"/>
          <w:numId w:val="2"/>
        </w:numPr>
      </w:pPr>
      <w:r w:rsidRPr="006C2A02">
        <w:t>Presentation of the software solution</w:t>
      </w:r>
    </w:p>
    <w:p w14:paraId="542C4CE0" w14:textId="598286EC" w:rsidR="00DC34C0" w:rsidRPr="006C2A02" w:rsidRDefault="00DC34C0" w:rsidP="0067078B">
      <w:pPr>
        <w:pStyle w:val="Lijstalinea"/>
        <w:numPr>
          <w:ilvl w:val="0"/>
          <w:numId w:val="2"/>
        </w:numPr>
      </w:pPr>
      <w:r w:rsidRPr="006C2A02">
        <w:t>Manual</w:t>
      </w:r>
    </w:p>
    <w:p w14:paraId="7F7EE917" w14:textId="01FA9401" w:rsidR="00793047" w:rsidRPr="006C2A02" w:rsidRDefault="00793047">
      <w:r w:rsidRPr="006C2A02">
        <w:br w:type="page"/>
      </w:r>
    </w:p>
    <w:p w14:paraId="050CA064" w14:textId="7556576C" w:rsidR="00793047" w:rsidRPr="006C2A02" w:rsidRDefault="005526C7" w:rsidP="005A65E0">
      <w:pPr>
        <w:pStyle w:val="Kop1"/>
      </w:pPr>
      <w:bookmarkStart w:id="156" w:name="_Toc508106394"/>
      <w:r w:rsidRPr="006C2A02">
        <w:lastRenderedPageBreak/>
        <w:t>Project Management Approach</w:t>
      </w:r>
      <w:bookmarkEnd w:id="156"/>
    </w:p>
    <w:p w14:paraId="5E81E7D2" w14:textId="77777777" w:rsidR="00EC000A" w:rsidRPr="006C2A02" w:rsidRDefault="00EC000A" w:rsidP="005A65E0">
      <w:pPr>
        <w:pStyle w:val="Kop2"/>
      </w:pPr>
    </w:p>
    <w:p w14:paraId="40C46E7E" w14:textId="62B896E6" w:rsidR="00986565" w:rsidRPr="006C2A02" w:rsidRDefault="00AD6A6F" w:rsidP="005A65E0">
      <w:pPr>
        <w:pStyle w:val="Kop2"/>
      </w:pPr>
      <w:bookmarkStart w:id="157" w:name="_Toc507493947"/>
      <w:bookmarkStart w:id="158" w:name="_Toc508106395"/>
      <w:r w:rsidRPr="006C2A02">
        <w:t>Roles</w:t>
      </w:r>
      <w:r w:rsidR="00B014D8" w:rsidRPr="006C2A02">
        <w:t xml:space="preserve"> and Responsibilities</w:t>
      </w:r>
      <w:bookmarkEnd w:id="157"/>
      <w:bookmarkEnd w:id="158"/>
    </w:p>
    <w:tbl>
      <w:tblPr>
        <w:tblStyle w:val="Tabelraster"/>
        <w:tblW w:w="0" w:type="auto"/>
        <w:tblLook w:val="04A0" w:firstRow="1" w:lastRow="0" w:firstColumn="1" w:lastColumn="0" w:noHBand="0" w:noVBand="1"/>
      </w:tblPr>
      <w:tblGrid>
        <w:gridCol w:w="2245"/>
        <w:gridCol w:w="3765"/>
        <w:gridCol w:w="3006"/>
      </w:tblGrid>
      <w:tr w:rsidR="00653CD0" w:rsidRPr="006C2A02" w14:paraId="478DD6BB" w14:textId="77777777" w:rsidTr="00653CD0">
        <w:tc>
          <w:tcPr>
            <w:tcW w:w="2245" w:type="dxa"/>
          </w:tcPr>
          <w:p w14:paraId="6607DA31" w14:textId="08F98288" w:rsidR="00653CD0" w:rsidRPr="006C2A02" w:rsidRDefault="00653CD0" w:rsidP="00B014D8">
            <w:pPr>
              <w:rPr>
                <w:b/>
              </w:rPr>
            </w:pPr>
            <w:r w:rsidRPr="006C2A02">
              <w:rPr>
                <w:b/>
              </w:rPr>
              <w:t>Role</w:t>
            </w:r>
          </w:p>
        </w:tc>
        <w:tc>
          <w:tcPr>
            <w:tcW w:w="3765" w:type="dxa"/>
          </w:tcPr>
          <w:p w14:paraId="564A7EFD" w14:textId="38D02FCE" w:rsidR="00653CD0" w:rsidRPr="006C2A02" w:rsidRDefault="00653CD0" w:rsidP="00B014D8">
            <w:pPr>
              <w:rPr>
                <w:b/>
              </w:rPr>
            </w:pPr>
            <w:r w:rsidRPr="006C2A02">
              <w:rPr>
                <w:b/>
              </w:rPr>
              <w:t>Responsibilities</w:t>
            </w:r>
          </w:p>
        </w:tc>
        <w:tc>
          <w:tcPr>
            <w:tcW w:w="3006" w:type="dxa"/>
          </w:tcPr>
          <w:p w14:paraId="02F68D0D" w14:textId="34F03C5C" w:rsidR="00653CD0" w:rsidRPr="006C2A02" w:rsidRDefault="00653CD0" w:rsidP="00B014D8">
            <w:pPr>
              <w:rPr>
                <w:b/>
              </w:rPr>
            </w:pPr>
            <w:r w:rsidRPr="006C2A02">
              <w:rPr>
                <w:b/>
              </w:rPr>
              <w:t>Participant(s)</w:t>
            </w:r>
          </w:p>
        </w:tc>
      </w:tr>
      <w:tr w:rsidR="00A51566" w:rsidRPr="006C2A02" w14:paraId="40F46ED7" w14:textId="77777777" w:rsidTr="00653CD0">
        <w:tc>
          <w:tcPr>
            <w:tcW w:w="2245" w:type="dxa"/>
          </w:tcPr>
          <w:p w14:paraId="609AE3CE" w14:textId="2CE69C78" w:rsidR="00A51566" w:rsidRPr="006C2A02" w:rsidRDefault="00A51566" w:rsidP="00B014D8">
            <w:r w:rsidRPr="006C2A02">
              <w:t>Project Sponsor</w:t>
            </w:r>
          </w:p>
        </w:tc>
        <w:tc>
          <w:tcPr>
            <w:tcW w:w="3765" w:type="dxa"/>
          </w:tcPr>
          <w:p w14:paraId="3FE1EB56" w14:textId="77777777" w:rsidR="00A51566" w:rsidRPr="006C2A02" w:rsidRDefault="00A51566" w:rsidP="00E46E06">
            <w:pPr>
              <w:pStyle w:val="Lijstalinea"/>
              <w:numPr>
                <w:ilvl w:val="0"/>
                <w:numId w:val="24"/>
              </w:numPr>
              <w:ind w:left="346"/>
            </w:pPr>
            <w:r w:rsidRPr="006C2A02">
              <w:t>Ultimate decision-maker</w:t>
            </w:r>
          </w:p>
          <w:p w14:paraId="7B180D3B" w14:textId="77777777" w:rsidR="00A51566" w:rsidRPr="006C2A02" w:rsidRDefault="00A51566" w:rsidP="00E46E06">
            <w:pPr>
              <w:pStyle w:val="Lijstalinea"/>
              <w:numPr>
                <w:ilvl w:val="0"/>
                <w:numId w:val="24"/>
              </w:numPr>
              <w:ind w:left="346"/>
            </w:pPr>
            <w:r w:rsidRPr="006C2A02">
              <w:t>Provide project oversight and guidance</w:t>
            </w:r>
          </w:p>
          <w:p w14:paraId="31223EA9" w14:textId="1BD153A5" w:rsidR="00A51566" w:rsidRPr="006C2A02" w:rsidRDefault="00A51566" w:rsidP="00E46E06">
            <w:pPr>
              <w:pStyle w:val="Lijstalinea"/>
              <w:numPr>
                <w:ilvl w:val="0"/>
                <w:numId w:val="24"/>
              </w:numPr>
              <w:ind w:left="346"/>
            </w:pPr>
            <w:r w:rsidRPr="006C2A02">
              <w:t>Review and approve some project elements</w:t>
            </w:r>
          </w:p>
        </w:tc>
        <w:tc>
          <w:tcPr>
            <w:tcW w:w="3006" w:type="dxa"/>
          </w:tcPr>
          <w:p w14:paraId="09CAB7A8" w14:textId="1D003BBC" w:rsidR="00A51566" w:rsidRPr="006C2A02" w:rsidRDefault="007B7DF9" w:rsidP="00B014D8">
            <w:r w:rsidRPr="006C2A02">
              <w:t>André A. Postma</w:t>
            </w:r>
          </w:p>
        </w:tc>
      </w:tr>
      <w:tr w:rsidR="00A51566" w:rsidRPr="006C2A02" w14:paraId="385B8C39" w14:textId="77777777" w:rsidTr="00653CD0">
        <w:tc>
          <w:tcPr>
            <w:tcW w:w="2245" w:type="dxa"/>
          </w:tcPr>
          <w:p w14:paraId="443DD4A3" w14:textId="6B160FCE" w:rsidR="00A51566" w:rsidRPr="006C2A02" w:rsidRDefault="00E46E06" w:rsidP="00B014D8">
            <w:r w:rsidRPr="006C2A02">
              <w:t>Mentor</w:t>
            </w:r>
          </w:p>
        </w:tc>
        <w:tc>
          <w:tcPr>
            <w:tcW w:w="3765" w:type="dxa"/>
          </w:tcPr>
          <w:p w14:paraId="4E94BDA8" w14:textId="77777777" w:rsidR="00A51566" w:rsidRPr="006C2A02" w:rsidRDefault="00E46E06" w:rsidP="00E46E06">
            <w:pPr>
              <w:pStyle w:val="Lijstalinea"/>
              <w:numPr>
                <w:ilvl w:val="0"/>
                <w:numId w:val="24"/>
              </w:numPr>
              <w:ind w:left="346"/>
            </w:pPr>
            <w:r w:rsidRPr="006C2A02">
              <w:t>Provides direction to Project Leader</w:t>
            </w:r>
          </w:p>
          <w:p w14:paraId="49AEC966" w14:textId="77777777" w:rsidR="00E46E06" w:rsidRPr="006C2A02" w:rsidRDefault="00E46E06" w:rsidP="00E46E06">
            <w:pPr>
              <w:pStyle w:val="Lijstalinea"/>
              <w:numPr>
                <w:ilvl w:val="0"/>
                <w:numId w:val="24"/>
              </w:numPr>
              <w:ind w:left="346"/>
            </w:pPr>
            <w:r w:rsidRPr="006C2A02">
              <w:t>Review project deliverables</w:t>
            </w:r>
          </w:p>
          <w:p w14:paraId="13134763" w14:textId="532A7A44" w:rsidR="00E46E06" w:rsidRPr="006C2A02" w:rsidRDefault="00E46E06" w:rsidP="00E46E06">
            <w:pPr>
              <w:pStyle w:val="Lijstalinea"/>
              <w:numPr>
                <w:ilvl w:val="0"/>
                <w:numId w:val="24"/>
              </w:numPr>
              <w:ind w:left="346"/>
            </w:pPr>
            <w:r w:rsidRPr="006C2A02">
              <w:t>Approves usage of ISSD equipment and makes suggestions</w:t>
            </w:r>
          </w:p>
        </w:tc>
        <w:tc>
          <w:tcPr>
            <w:tcW w:w="3006" w:type="dxa"/>
          </w:tcPr>
          <w:p w14:paraId="65A65018" w14:textId="41DF6BE4" w:rsidR="00A51566" w:rsidRPr="006C2A02" w:rsidRDefault="00BF1442" w:rsidP="00B014D8">
            <w:r w:rsidRPr="006C2A02">
              <w:t>Gerald Hilderink</w:t>
            </w:r>
          </w:p>
        </w:tc>
      </w:tr>
      <w:tr w:rsidR="00653CD0" w:rsidRPr="006C2A02" w14:paraId="3946F813" w14:textId="77777777" w:rsidTr="00653CD0">
        <w:tc>
          <w:tcPr>
            <w:tcW w:w="2245" w:type="dxa"/>
          </w:tcPr>
          <w:p w14:paraId="2773A7D1" w14:textId="0D4B8460" w:rsidR="00653CD0" w:rsidRPr="006C2A02" w:rsidRDefault="00907DC9" w:rsidP="00B014D8">
            <w:r w:rsidRPr="006C2A02">
              <w:t>Project Leader</w:t>
            </w:r>
          </w:p>
        </w:tc>
        <w:tc>
          <w:tcPr>
            <w:tcW w:w="3765" w:type="dxa"/>
          </w:tcPr>
          <w:p w14:paraId="5354B1BC" w14:textId="77777777" w:rsidR="009A365A" w:rsidRPr="006C2A02" w:rsidRDefault="0095114C" w:rsidP="00E46E06">
            <w:pPr>
              <w:pStyle w:val="Lijstalinea"/>
              <w:numPr>
                <w:ilvl w:val="0"/>
                <w:numId w:val="24"/>
              </w:numPr>
              <w:ind w:left="346"/>
            </w:pPr>
            <w:r w:rsidRPr="006C2A02">
              <w:t>Manages project in accordance to the project plan</w:t>
            </w:r>
          </w:p>
          <w:p w14:paraId="42BFCC47" w14:textId="77777777" w:rsidR="0095114C" w:rsidRPr="006C2A02" w:rsidRDefault="0095114C" w:rsidP="00E46E06">
            <w:pPr>
              <w:pStyle w:val="Lijstalinea"/>
              <w:numPr>
                <w:ilvl w:val="0"/>
                <w:numId w:val="24"/>
              </w:numPr>
              <w:ind w:left="346"/>
            </w:pPr>
            <w:r w:rsidRPr="006C2A02">
              <w:t>Provide overall project direction</w:t>
            </w:r>
          </w:p>
          <w:p w14:paraId="406376E4" w14:textId="77777777" w:rsidR="0095114C" w:rsidRPr="006C2A02" w:rsidRDefault="0095114C" w:rsidP="00E46E06">
            <w:pPr>
              <w:pStyle w:val="Lijstalinea"/>
              <w:numPr>
                <w:ilvl w:val="0"/>
                <w:numId w:val="24"/>
              </w:numPr>
              <w:ind w:left="346"/>
            </w:pPr>
            <w:r w:rsidRPr="006C2A02">
              <w:t>Direct and lead the team members toward project objectives</w:t>
            </w:r>
          </w:p>
          <w:p w14:paraId="1AF9CC47" w14:textId="7962E0D3" w:rsidR="0095114C" w:rsidRPr="006C2A02" w:rsidRDefault="0095114C" w:rsidP="00E46E06">
            <w:pPr>
              <w:pStyle w:val="Lijstalinea"/>
              <w:numPr>
                <w:ilvl w:val="0"/>
                <w:numId w:val="24"/>
              </w:numPr>
              <w:ind w:left="346"/>
            </w:pPr>
            <w:r w:rsidRPr="006C2A02">
              <w:t>Handle problem resolution</w:t>
            </w:r>
          </w:p>
        </w:tc>
        <w:tc>
          <w:tcPr>
            <w:tcW w:w="3006" w:type="dxa"/>
          </w:tcPr>
          <w:p w14:paraId="7C1E80FA" w14:textId="5E812A22" w:rsidR="00653CD0" w:rsidRPr="006C2A02" w:rsidRDefault="00BF1442" w:rsidP="00B014D8">
            <w:r w:rsidRPr="006C2A02">
              <w:t>Talia Santos</w:t>
            </w:r>
          </w:p>
        </w:tc>
      </w:tr>
      <w:tr w:rsidR="00C12835" w:rsidRPr="006C2A02" w14:paraId="41FB6292" w14:textId="77777777" w:rsidTr="00653CD0">
        <w:tc>
          <w:tcPr>
            <w:tcW w:w="2245" w:type="dxa"/>
          </w:tcPr>
          <w:p w14:paraId="624DD550" w14:textId="548DDB67" w:rsidR="00C12835" w:rsidRPr="006C2A02" w:rsidRDefault="00C12835" w:rsidP="00B014D8">
            <w:r w:rsidRPr="006C2A02">
              <w:t>Project Secretary</w:t>
            </w:r>
          </w:p>
        </w:tc>
        <w:tc>
          <w:tcPr>
            <w:tcW w:w="3765" w:type="dxa"/>
          </w:tcPr>
          <w:p w14:paraId="7C44935F" w14:textId="77777777" w:rsidR="00C12835" w:rsidRPr="006C2A02" w:rsidRDefault="00770EFD" w:rsidP="00E46E06">
            <w:pPr>
              <w:pStyle w:val="Lijstalinea"/>
              <w:numPr>
                <w:ilvl w:val="0"/>
                <w:numId w:val="24"/>
              </w:numPr>
              <w:ind w:left="346"/>
            </w:pPr>
            <w:r w:rsidRPr="006C2A02">
              <w:t>Maintain all records of the meetings</w:t>
            </w:r>
          </w:p>
          <w:p w14:paraId="5EFD4EFA" w14:textId="2DDFC0BF" w:rsidR="001576BC" w:rsidRPr="006C2A02" w:rsidRDefault="001576BC" w:rsidP="00E46E06">
            <w:pPr>
              <w:pStyle w:val="Lijstalinea"/>
              <w:numPr>
                <w:ilvl w:val="0"/>
                <w:numId w:val="24"/>
              </w:numPr>
              <w:ind w:left="346"/>
            </w:pPr>
            <w:r w:rsidRPr="006C2A02">
              <w:t>Sends emails on behalf of the Project Leader</w:t>
            </w:r>
          </w:p>
        </w:tc>
        <w:tc>
          <w:tcPr>
            <w:tcW w:w="3006" w:type="dxa"/>
          </w:tcPr>
          <w:p w14:paraId="36CBC2C2" w14:textId="396D7FD6" w:rsidR="00C12835" w:rsidRPr="006C2A02" w:rsidRDefault="001576BC" w:rsidP="00B014D8">
            <w:r w:rsidRPr="006C2A02">
              <w:t xml:space="preserve">Thanh </w:t>
            </w:r>
            <w:r w:rsidRPr="006C2A02">
              <w:rPr>
                <w:color w:val="262626" w:themeColor="text1" w:themeTint="D9"/>
                <w:lang w:val="pt-PT"/>
              </w:rPr>
              <w:t>Hoàng</w:t>
            </w:r>
          </w:p>
        </w:tc>
      </w:tr>
      <w:tr w:rsidR="001576BC" w:rsidRPr="006C2A02" w14:paraId="64C67907" w14:textId="77777777" w:rsidTr="00653CD0">
        <w:tc>
          <w:tcPr>
            <w:tcW w:w="2245" w:type="dxa"/>
          </w:tcPr>
          <w:p w14:paraId="657E8001" w14:textId="6CF74E36" w:rsidR="001576BC" w:rsidRPr="006C2A02" w:rsidRDefault="001576BC" w:rsidP="00B014D8">
            <w:r w:rsidRPr="006C2A02">
              <w:t>Minute Taker</w:t>
            </w:r>
          </w:p>
        </w:tc>
        <w:tc>
          <w:tcPr>
            <w:tcW w:w="3765" w:type="dxa"/>
          </w:tcPr>
          <w:p w14:paraId="40B58D13" w14:textId="77777777" w:rsidR="001576BC" w:rsidRPr="006C2A02" w:rsidRDefault="001576BC" w:rsidP="00E46E06">
            <w:pPr>
              <w:pStyle w:val="Lijstalinea"/>
              <w:numPr>
                <w:ilvl w:val="0"/>
                <w:numId w:val="24"/>
              </w:numPr>
              <w:ind w:left="346"/>
            </w:pPr>
            <w:r w:rsidRPr="006C2A02">
              <w:t>Takes the minutes at every meeting</w:t>
            </w:r>
          </w:p>
          <w:p w14:paraId="41019C13" w14:textId="227BEC00" w:rsidR="001576BC" w:rsidRPr="006C2A02" w:rsidRDefault="001576BC" w:rsidP="00E46E06">
            <w:pPr>
              <w:pStyle w:val="Lijstalinea"/>
              <w:numPr>
                <w:ilvl w:val="0"/>
                <w:numId w:val="24"/>
              </w:numPr>
              <w:ind w:left="346"/>
            </w:pPr>
            <w:r w:rsidRPr="006C2A02">
              <w:t>Provides the minutes to all participants</w:t>
            </w:r>
          </w:p>
        </w:tc>
        <w:tc>
          <w:tcPr>
            <w:tcW w:w="3006" w:type="dxa"/>
          </w:tcPr>
          <w:p w14:paraId="75CD6C73" w14:textId="35406906" w:rsidR="001576BC" w:rsidRPr="006C2A02" w:rsidRDefault="00F719C6" w:rsidP="00B014D8">
            <w:r>
              <w:t>Rotates among Project Team</w:t>
            </w:r>
          </w:p>
        </w:tc>
      </w:tr>
      <w:tr w:rsidR="00653CD0" w:rsidRPr="006C2A02" w14:paraId="447F7BF7" w14:textId="77777777" w:rsidTr="00653CD0">
        <w:tc>
          <w:tcPr>
            <w:tcW w:w="2245" w:type="dxa"/>
          </w:tcPr>
          <w:p w14:paraId="72A7B11D" w14:textId="41E32DE7" w:rsidR="00653CD0" w:rsidRPr="006C2A02" w:rsidRDefault="0095114C" w:rsidP="00B014D8">
            <w:r w:rsidRPr="006C2A02">
              <w:t xml:space="preserve">Project </w:t>
            </w:r>
            <w:r w:rsidR="00F719C6">
              <w:t>Team</w:t>
            </w:r>
          </w:p>
        </w:tc>
        <w:tc>
          <w:tcPr>
            <w:tcW w:w="3765" w:type="dxa"/>
          </w:tcPr>
          <w:p w14:paraId="7BF6D630" w14:textId="77777777" w:rsidR="00653CD0" w:rsidRPr="006C2A02" w:rsidRDefault="0095114C" w:rsidP="00E46E06">
            <w:pPr>
              <w:pStyle w:val="Lijstalinea"/>
              <w:numPr>
                <w:ilvl w:val="0"/>
                <w:numId w:val="24"/>
              </w:numPr>
              <w:ind w:left="346"/>
            </w:pPr>
            <w:r w:rsidRPr="006C2A02">
              <w:t xml:space="preserve">Understand the </w:t>
            </w:r>
            <w:r w:rsidR="009377CC" w:rsidRPr="006C2A02">
              <w:t>project goal and has the knowledge to carry out the project</w:t>
            </w:r>
          </w:p>
          <w:p w14:paraId="7E59FD9E" w14:textId="77777777" w:rsidR="009377CC" w:rsidRPr="006C2A02" w:rsidRDefault="009377CC" w:rsidP="00E46E06">
            <w:pPr>
              <w:pStyle w:val="Lijstalinea"/>
              <w:numPr>
                <w:ilvl w:val="0"/>
                <w:numId w:val="24"/>
              </w:numPr>
              <w:ind w:left="346"/>
            </w:pPr>
            <w:r w:rsidRPr="006C2A02">
              <w:t>Review and approve project deliverables</w:t>
            </w:r>
          </w:p>
          <w:p w14:paraId="264C22F7" w14:textId="77777777" w:rsidR="009377CC" w:rsidRPr="006C2A02" w:rsidRDefault="009377CC" w:rsidP="00E46E06">
            <w:pPr>
              <w:pStyle w:val="Lijstalinea"/>
              <w:numPr>
                <w:ilvl w:val="0"/>
                <w:numId w:val="24"/>
              </w:numPr>
              <w:ind w:left="346"/>
            </w:pPr>
            <w:r w:rsidRPr="006C2A02">
              <w:t>Provide knowledge and suggestions</w:t>
            </w:r>
          </w:p>
          <w:p w14:paraId="264298ED" w14:textId="235068BA" w:rsidR="009377CC" w:rsidRPr="006C2A02" w:rsidRDefault="00865BD3" w:rsidP="00E46E06">
            <w:pPr>
              <w:pStyle w:val="Lijstalinea"/>
              <w:numPr>
                <w:ilvl w:val="0"/>
                <w:numId w:val="24"/>
              </w:numPr>
              <w:ind w:left="346"/>
            </w:pPr>
            <w:r w:rsidRPr="006C2A02">
              <w:t>Guarantee</w:t>
            </w:r>
            <w:r w:rsidR="009377CC" w:rsidRPr="006C2A02">
              <w:t xml:space="preserve"> quality of products</w:t>
            </w:r>
          </w:p>
        </w:tc>
        <w:tc>
          <w:tcPr>
            <w:tcW w:w="3006" w:type="dxa"/>
          </w:tcPr>
          <w:p w14:paraId="55F0F248" w14:textId="7A53FDB9" w:rsidR="00BF1442" w:rsidRPr="006C2A02" w:rsidRDefault="00BF1442" w:rsidP="00B014D8">
            <w:pPr>
              <w:rPr>
                <w:color w:val="262626" w:themeColor="text1" w:themeTint="D9"/>
                <w:lang w:val="pt-PT"/>
              </w:rPr>
            </w:pPr>
            <w:r w:rsidRPr="006C2A02">
              <w:t>Dholon Akter</w:t>
            </w:r>
          </w:p>
          <w:p w14:paraId="67BBEA64" w14:textId="336F753A" w:rsidR="00BF1442" w:rsidRPr="006C2A02" w:rsidRDefault="00BF1442" w:rsidP="00B014D8">
            <w:pPr>
              <w:rPr>
                <w:color w:val="262626" w:themeColor="text1" w:themeTint="D9"/>
                <w:lang w:val="pt-PT"/>
              </w:rPr>
            </w:pPr>
            <w:r w:rsidRPr="006C2A02">
              <w:rPr>
                <w:color w:val="262626" w:themeColor="text1" w:themeTint="D9"/>
                <w:lang w:val="pt-PT"/>
              </w:rPr>
              <w:t>Chanelle Hart</w:t>
            </w:r>
          </w:p>
          <w:p w14:paraId="2EF2A5D3" w14:textId="77777777" w:rsidR="00BF1442" w:rsidRPr="006C2A02" w:rsidRDefault="00BF1442" w:rsidP="00B014D8">
            <w:pPr>
              <w:rPr>
                <w:color w:val="262626" w:themeColor="text1" w:themeTint="D9"/>
                <w:lang w:val="pt-PT"/>
              </w:rPr>
            </w:pPr>
            <w:r w:rsidRPr="006C2A02">
              <w:rPr>
                <w:color w:val="262626" w:themeColor="text1" w:themeTint="D9"/>
                <w:lang w:val="pt-PT"/>
              </w:rPr>
              <w:t>Thanh Hoàng</w:t>
            </w:r>
          </w:p>
          <w:p w14:paraId="63F18B72" w14:textId="0E0ED695" w:rsidR="00E93BEE" w:rsidRPr="006C2A02" w:rsidRDefault="00E93BEE" w:rsidP="00B014D8">
            <w:pPr>
              <w:rPr>
                <w:color w:val="262626" w:themeColor="text1" w:themeTint="D9"/>
                <w:lang w:val="pt-PT"/>
              </w:rPr>
            </w:pPr>
            <w:r w:rsidRPr="006C2A02">
              <w:t>Talia Santos</w:t>
            </w:r>
          </w:p>
        </w:tc>
      </w:tr>
      <w:tr w:rsidR="00653CD0" w:rsidRPr="006C2A02" w14:paraId="0F536D4B" w14:textId="77777777" w:rsidTr="00653CD0">
        <w:tc>
          <w:tcPr>
            <w:tcW w:w="2245" w:type="dxa"/>
          </w:tcPr>
          <w:p w14:paraId="69C38D9E" w14:textId="67BC298C" w:rsidR="00653CD0" w:rsidRPr="006C2A02" w:rsidRDefault="00E93BEE" w:rsidP="00B014D8">
            <w:r w:rsidRPr="006C2A02">
              <w:t>Subject Matter  Experts</w:t>
            </w:r>
          </w:p>
        </w:tc>
        <w:tc>
          <w:tcPr>
            <w:tcW w:w="3765" w:type="dxa"/>
          </w:tcPr>
          <w:p w14:paraId="0E1CCCE7" w14:textId="699EAF36" w:rsidR="00653CD0" w:rsidRPr="006C2A02" w:rsidRDefault="001D2308" w:rsidP="00E93BEE">
            <w:pPr>
              <w:pStyle w:val="Lijstalinea"/>
              <w:numPr>
                <w:ilvl w:val="0"/>
                <w:numId w:val="24"/>
              </w:numPr>
              <w:ind w:left="346"/>
            </w:pPr>
            <w:r w:rsidRPr="006C2A02">
              <w:t>Lend expertise and guidance as needed</w:t>
            </w:r>
          </w:p>
        </w:tc>
        <w:tc>
          <w:tcPr>
            <w:tcW w:w="3006" w:type="dxa"/>
          </w:tcPr>
          <w:p w14:paraId="01ED7FFB" w14:textId="69520131" w:rsidR="00653CD0" w:rsidRPr="006C2A02" w:rsidRDefault="001D2308" w:rsidP="00B014D8">
            <w:r w:rsidRPr="006C2A02">
              <w:t>To be identified at a later date</w:t>
            </w:r>
          </w:p>
        </w:tc>
      </w:tr>
    </w:tbl>
    <w:p w14:paraId="74B218FA" w14:textId="77777777" w:rsidR="009664F8" w:rsidRPr="006C2A02" w:rsidRDefault="009664F8" w:rsidP="005A65E0">
      <w:pPr>
        <w:pStyle w:val="Kop2"/>
      </w:pPr>
    </w:p>
    <w:p w14:paraId="39C84904" w14:textId="77777777" w:rsidR="00EC000A" w:rsidRPr="006C2A02" w:rsidRDefault="00EC000A">
      <w:pPr>
        <w:rPr>
          <w:rFonts w:eastAsiaTheme="majorEastAsia"/>
          <w:color w:val="2F5496" w:themeColor="accent1" w:themeShade="BF"/>
          <w:sz w:val="28"/>
          <w:szCs w:val="28"/>
        </w:rPr>
      </w:pPr>
      <w:r w:rsidRPr="006C2A02">
        <w:br w:type="page"/>
      </w:r>
    </w:p>
    <w:p w14:paraId="77AC0BD8" w14:textId="5A5B6F55" w:rsidR="00EC000A" w:rsidRPr="006C2A02" w:rsidRDefault="00EC000A" w:rsidP="005A65E0">
      <w:pPr>
        <w:pStyle w:val="Kop2"/>
      </w:pPr>
      <w:bookmarkStart w:id="159" w:name="_Toc507493948"/>
      <w:bookmarkStart w:id="160" w:name="_Toc508106396"/>
      <w:r w:rsidRPr="006C2A02">
        <w:lastRenderedPageBreak/>
        <w:t>Meeting Schedules</w:t>
      </w:r>
      <w:bookmarkEnd w:id="159"/>
      <w:bookmarkEnd w:id="160"/>
    </w:p>
    <w:p w14:paraId="526E8737" w14:textId="0C23BBD5" w:rsidR="00964DE5" w:rsidRDefault="00964DE5" w:rsidP="00964DE5">
      <w:r w:rsidRPr="006C2A02">
        <w:t>Meetings will take place weekly for the first 3 weeks, and then bi-weekly</w:t>
      </w:r>
      <w:r w:rsidR="0089700A">
        <w:t xml:space="preserve"> with everyone involved</w:t>
      </w:r>
      <w:r w:rsidRPr="006C2A02">
        <w:t>. Agendas will be distributed 24 hours before the meeting, and minutes will be distributed within 24 hours after the meeting took place.</w:t>
      </w:r>
    </w:p>
    <w:p w14:paraId="51E98264" w14:textId="52D62C07" w:rsidR="0089700A" w:rsidRPr="006C2A02" w:rsidRDefault="0089700A" w:rsidP="00964DE5">
      <w:r>
        <w:t xml:space="preserve">Meetings that will take place with only the Project Team </w:t>
      </w:r>
      <w:r w:rsidR="0045620D">
        <w:t>are yet to be decided.</w:t>
      </w:r>
    </w:p>
    <w:tbl>
      <w:tblPr>
        <w:tblStyle w:val="Tabelraster"/>
        <w:tblW w:w="0" w:type="auto"/>
        <w:tblLook w:val="04A0" w:firstRow="1" w:lastRow="0" w:firstColumn="1" w:lastColumn="0" w:noHBand="0" w:noVBand="1"/>
      </w:tblPr>
      <w:tblGrid>
        <w:gridCol w:w="895"/>
        <w:gridCol w:w="2117"/>
        <w:gridCol w:w="1470"/>
        <w:gridCol w:w="4534"/>
      </w:tblGrid>
      <w:tr w:rsidR="00EC000A" w:rsidRPr="006C2A02" w14:paraId="52327BC6" w14:textId="77777777" w:rsidTr="000C6A24">
        <w:tc>
          <w:tcPr>
            <w:tcW w:w="895" w:type="dxa"/>
          </w:tcPr>
          <w:p w14:paraId="1E4F4326" w14:textId="77777777" w:rsidR="00EC000A" w:rsidRPr="006C2A02" w:rsidRDefault="00EC000A" w:rsidP="002A7416">
            <w:pPr>
              <w:rPr>
                <w:b/>
              </w:rPr>
            </w:pPr>
            <w:r w:rsidRPr="006C2A02">
              <w:rPr>
                <w:b/>
              </w:rPr>
              <w:t>Week</w:t>
            </w:r>
          </w:p>
        </w:tc>
        <w:tc>
          <w:tcPr>
            <w:tcW w:w="2117" w:type="dxa"/>
          </w:tcPr>
          <w:p w14:paraId="61CFCF03" w14:textId="77777777" w:rsidR="00EC000A" w:rsidRPr="006C2A02" w:rsidRDefault="00EC000A" w:rsidP="002A7416">
            <w:pPr>
              <w:rPr>
                <w:b/>
              </w:rPr>
            </w:pPr>
            <w:r w:rsidRPr="006C2A02">
              <w:rPr>
                <w:b/>
              </w:rPr>
              <w:t>Date</w:t>
            </w:r>
          </w:p>
        </w:tc>
        <w:tc>
          <w:tcPr>
            <w:tcW w:w="1470" w:type="dxa"/>
          </w:tcPr>
          <w:p w14:paraId="7C45877E" w14:textId="77777777" w:rsidR="00EC000A" w:rsidRPr="006C2A02" w:rsidRDefault="00EC000A" w:rsidP="002A7416">
            <w:pPr>
              <w:rPr>
                <w:b/>
              </w:rPr>
            </w:pPr>
            <w:r w:rsidRPr="006C2A02">
              <w:rPr>
                <w:b/>
              </w:rPr>
              <w:t>Participants</w:t>
            </w:r>
          </w:p>
        </w:tc>
        <w:tc>
          <w:tcPr>
            <w:tcW w:w="4534" w:type="dxa"/>
          </w:tcPr>
          <w:p w14:paraId="126BF213" w14:textId="77777777" w:rsidR="00EC000A" w:rsidRPr="006C2A02" w:rsidRDefault="00EC000A" w:rsidP="002A7416">
            <w:pPr>
              <w:rPr>
                <w:b/>
              </w:rPr>
            </w:pPr>
            <w:r w:rsidRPr="006C2A02">
              <w:rPr>
                <w:b/>
              </w:rPr>
              <w:t>Discussion Points</w:t>
            </w:r>
          </w:p>
        </w:tc>
      </w:tr>
      <w:tr w:rsidR="00EC000A" w:rsidRPr="006C2A02" w14:paraId="5C05E429" w14:textId="77777777" w:rsidTr="002A7416">
        <w:tc>
          <w:tcPr>
            <w:tcW w:w="9016" w:type="dxa"/>
            <w:gridSpan w:val="4"/>
          </w:tcPr>
          <w:p w14:paraId="75C32F98" w14:textId="77777777" w:rsidR="00EC000A" w:rsidRPr="006C2A02" w:rsidRDefault="00EC000A" w:rsidP="002A7416">
            <w:pPr>
              <w:rPr>
                <w:b/>
              </w:rPr>
            </w:pPr>
            <w:r w:rsidRPr="006C2A02">
              <w:rPr>
                <w:b/>
              </w:rPr>
              <w:t>Block 1</w:t>
            </w:r>
          </w:p>
        </w:tc>
      </w:tr>
      <w:tr w:rsidR="00EC000A" w:rsidRPr="006C2A02" w14:paraId="726D785A" w14:textId="77777777" w:rsidTr="000C6A24">
        <w:tc>
          <w:tcPr>
            <w:tcW w:w="895" w:type="dxa"/>
          </w:tcPr>
          <w:p w14:paraId="690EE22B" w14:textId="20A2D6F2" w:rsidR="00EC000A" w:rsidRPr="006C2A02" w:rsidRDefault="000C6A24" w:rsidP="002A7416">
            <w:r>
              <w:t>Free</w:t>
            </w:r>
          </w:p>
        </w:tc>
        <w:tc>
          <w:tcPr>
            <w:tcW w:w="2117" w:type="dxa"/>
          </w:tcPr>
          <w:p w14:paraId="7B076D53" w14:textId="79F1ED8F" w:rsidR="00EC000A" w:rsidRPr="006C2A02" w:rsidRDefault="000C6A24" w:rsidP="002A7416">
            <w:r>
              <w:t>Mon 12</w:t>
            </w:r>
            <w:r w:rsidRPr="000C6A24">
              <w:rPr>
                <w:vertAlign w:val="superscript"/>
              </w:rPr>
              <w:t>th</w:t>
            </w:r>
            <w:r>
              <w:t xml:space="preserve"> Feb 201</w:t>
            </w:r>
            <w:r w:rsidR="00686FE4">
              <w:t>8</w:t>
            </w:r>
          </w:p>
        </w:tc>
        <w:tc>
          <w:tcPr>
            <w:tcW w:w="1470" w:type="dxa"/>
          </w:tcPr>
          <w:p w14:paraId="66FA03F5" w14:textId="08A38D6B" w:rsidR="00EC000A" w:rsidRPr="006C2A02" w:rsidRDefault="000C6A24" w:rsidP="002A7416">
            <w:r>
              <w:t>Team</w:t>
            </w:r>
          </w:p>
        </w:tc>
        <w:tc>
          <w:tcPr>
            <w:tcW w:w="4534" w:type="dxa"/>
          </w:tcPr>
          <w:p w14:paraId="53294CA0" w14:textId="447ABC25" w:rsidR="00EC000A" w:rsidRPr="006C2A02" w:rsidRDefault="000C6A24" w:rsidP="002A7416">
            <w:pPr>
              <w:pStyle w:val="Lijstalinea"/>
              <w:numPr>
                <w:ilvl w:val="0"/>
                <w:numId w:val="25"/>
              </w:numPr>
              <w:ind w:left="346"/>
            </w:pPr>
            <w:r>
              <w:t>Discuss logo and event idea</w:t>
            </w:r>
          </w:p>
        </w:tc>
      </w:tr>
      <w:tr w:rsidR="000C6A24" w:rsidRPr="006C2A02" w14:paraId="464AEE0E" w14:textId="77777777" w:rsidTr="000C6A24">
        <w:tc>
          <w:tcPr>
            <w:tcW w:w="895" w:type="dxa"/>
          </w:tcPr>
          <w:p w14:paraId="02377DF5" w14:textId="2107CDFC" w:rsidR="000C6A24" w:rsidRPr="006C2A02" w:rsidRDefault="000C6A24" w:rsidP="000C6A24">
            <w:r w:rsidRPr="006C2A02">
              <w:t>2</w:t>
            </w:r>
          </w:p>
        </w:tc>
        <w:tc>
          <w:tcPr>
            <w:tcW w:w="2117" w:type="dxa"/>
          </w:tcPr>
          <w:p w14:paraId="25E7C206" w14:textId="465926EB" w:rsidR="000C6A24" w:rsidRPr="006C2A02" w:rsidRDefault="000C6A24" w:rsidP="000C6A24">
            <w:r w:rsidRPr="006C2A02">
              <w:t>Tue 20</w:t>
            </w:r>
            <w:r w:rsidRPr="006C2A02">
              <w:rPr>
                <w:vertAlign w:val="superscript"/>
              </w:rPr>
              <w:t>th</w:t>
            </w:r>
            <w:r w:rsidRPr="006C2A02">
              <w:t xml:space="preserve"> Feb 201</w:t>
            </w:r>
            <w:r w:rsidR="00686FE4">
              <w:t>8</w:t>
            </w:r>
          </w:p>
        </w:tc>
        <w:tc>
          <w:tcPr>
            <w:tcW w:w="1470" w:type="dxa"/>
          </w:tcPr>
          <w:p w14:paraId="470B257E" w14:textId="1F2CA05A" w:rsidR="000C6A24" w:rsidRPr="006C2A02" w:rsidRDefault="000C6A24" w:rsidP="000C6A24">
            <w:r w:rsidRPr="006C2A02">
              <w:t>Everyone</w:t>
            </w:r>
          </w:p>
        </w:tc>
        <w:tc>
          <w:tcPr>
            <w:tcW w:w="4534" w:type="dxa"/>
          </w:tcPr>
          <w:p w14:paraId="0E106D3F" w14:textId="77777777" w:rsidR="000C6A24" w:rsidRPr="006C2A02" w:rsidRDefault="000C6A24" w:rsidP="000C6A24">
            <w:pPr>
              <w:pStyle w:val="Lijstalinea"/>
              <w:numPr>
                <w:ilvl w:val="0"/>
                <w:numId w:val="25"/>
              </w:numPr>
              <w:ind w:left="346"/>
            </w:pPr>
            <w:r w:rsidRPr="006C2A02">
              <w:t>Introduction</w:t>
            </w:r>
          </w:p>
          <w:p w14:paraId="273BC77B" w14:textId="77777777" w:rsidR="000C6A24" w:rsidRPr="006C2A02" w:rsidRDefault="000C6A24" w:rsidP="000C6A24">
            <w:pPr>
              <w:pStyle w:val="Lijstalinea"/>
              <w:numPr>
                <w:ilvl w:val="0"/>
                <w:numId w:val="25"/>
              </w:numPr>
              <w:ind w:left="346"/>
            </w:pPr>
            <w:r w:rsidRPr="006C2A02">
              <w:t>Present logo and event idea</w:t>
            </w:r>
          </w:p>
          <w:p w14:paraId="3B607900" w14:textId="77777777" w:rsidR="000C6A24" w:rsidRPr="006C2A02" w:rsidRDefault="000C6A24" w:rsidP="000C6A24">
            <w:pPr>
              <w:pStyle w:val="Lijstalinea"/>
              <w:numPr>
                <w:ilvl w:val="0"/>
                <w:numId w:val="25"/>
              </w:numPr>
              <w:ind w:left="346"/>
            </w:pPr>
            <w:r w:rsidRPr="006C2A02">
              <w:t>Ask advice for first draft of project plan</w:t>
            </w:r>
          </w:p>
          <w:p w14:paraId="11AA1DEE" w14:textId="7F0EBB21" w:rsidR="000C6A24" w:rsidRPr="006C2A02" w:rsidRDefault="000C6A24" w:rsidP="000C6A24">
            <w:pPr>
              <w:pStyle w:val="Lijstalinea"/>
              <w:numPr>
                <w:ilvl w:val="0"/>
                <w:numId w:val="25"/>
              </w:numPr>
              <w:ind w:left="346"/>
            </w:pPr>
            <w:r w:rsidRPr="006C2A02">
              <w:t>Ask client questions</w:t>
            </w:r>
          </w:p>
        </w:tc>
      </w:tr>
      <w:tr w:rsidR="000C6A24" w:rsidRPr="006C2A02" w14:paraId="2C70B7AF" w14:textId="77777777" w:rsidTr="000C6A24">
        <w:tc>
          <w:tcPr>
            <w:tcW w:w="895" w:type="dxa"/>
          </w:tcPr>
          <w:p w14:paraId="6CAF19EA" w14:textId="77777777" w:rsidR="000C6A24" w:rsidRPr="006C2A02" w:rsidRDefault="000C6A24" w:rsidP="000C6A24">
            <w:r w:rsidRPr="006C2A02">
              <w:t>3</w:t>
            </w:r>
          </w:p>
        </w:tc>
        <w:tc>
          <w:tcPr>
            <w:tcW w:w="2117" w:type="dxa"/>
          </w:tcPr>
          <w:p w14:paraId="148224B7" w14:textId="2F0C3BDD" w:rsidR="000C6A24" w:rsidRPr="006C2A02" w:rsidRDefault="000C6A24" w:rsidP="000C6A24">
            <w:r w:rsidRPr="006C2A02">
              <w:t>Tue 27</w:t>
            </w:r>
            <w:r w:rsidRPr="006C2A02">
              <w:rPr>
                <w:vertAlign w:val="superscript"/>
              </w:rPr>
              <w:t>th</w:t>
            </w:r>
            <w:r w:rsidRPr="006C2A02">
              <w:t xml:space="preserve"> Feb 201</w:t>
            </w:r>
            <w:r w:rsidR="00686FE4">
              <w:t>8</w:t>
            </w:r>
          </w:p>
        </w:tc>
        <w:tc>
          <w:tcPr>
            <w:tcW w:w="1470" w:type="dxa"/>
          </w:tcPr>
          <w:p w14:paraId="5FC739F3" w14:textId="65161BCE" w:rsidR="000C6A24" w:rsidRPr="006C2A02" w:rsidRDefault="00142A03" w:rsidP="000C6A24">
            <w:r>
              <w:t>Team and Mentor</w:t>
            </w:r>
          </w:p>
        </w:tc>
        <w:tc>
          <w:tcPr>
            <w:tcW w:w="4534" w:type="dxa"/>
          </w:tcPr>
          <w:p w14:paraId="79070554" w14:textId="77777777" w:rsidR="000C6A24" w:rsidRPr="006C2A02" w:rsidRDefault="000C6A24" w:rsidP="000C6A24">
            <w:pPr>
              <w:pStyle w:val="Lijstalinea"/>
              <w:numPr>
                <w:ilvl w:val="0"/>
                <w:numId w:val="26"/>
              </w:numPr>
              <w:ind w:left="346"/>
            </w:pPr>
            <w:r w:rsidRPr="006C2A02">
              <w:t>Present revised project plan</w:t>
            </w:r>
          </w:p>
          <w:p w14:paraId="1D64507E" w14:textId="77777777" w:rsidR="000C6A24" w:rsidRPr="006C2A02" w:rsidRDefault="000C6A24" w:rsidP="000C6A24">
            <w:pPr>
              <w:pStyle w:val="Lijstalinea"/>
              <w:numPr>
                <w:ilvl w:val="0"/>
                <w:numId w:val="26"/>
              </w:numPr>
              <w:ind w:left="346"/>
            </w:pPr>
            <w:r w:rsidRPr="006C2A02">
              <w:t>Final decision on ID type for event</w:t>
            </w:r>
          </w:p>
        </w:tc>
      </w:tr>
      <w:tr w:rsidR="002D42C5" w:rsidRPr="006C2A02" w14:paraId="03A59A7A" w14:textId="77777777" w:rsidTr="000C6A24">
        <w:tc>
          <w:tcPr>
            <w:tcW w:w="895" w:type="dxa"/>
          </w:tcPr>
          <w:p w14:paraId="7BFC2B6E" w14:textId="0DE42284" w:rsidR="002D42C5" w:rsidRPr="006C2A02" w:rsidRDefault="002D42C5" w:rsidP="000C6A24">
            <w:r>
              <w:t>3</w:t>
            </w:r>
          </w:p>
        </w:tc>
        <w:tc>
          <w:tcPr>
            <w:tcW w:w="2117" w:type="dxa"/>
          </w:tcPr>
          <w:p w14:paraId="141B1A1E" w14:textId="58EC63AD" w:rsidR="002D42C5" w:rsidRPr="006C2A02" w:rsidRDefault="00686FE4" w:rsidP="000C6A24">
            <w:r>
              <w:t>Mon 5</w:t>
            </w:r>
            <w:r w:rsidRPr="00686FE4">
              <w:rPr>
                <w:vertAlign w:val="superscript"/>
              </w:rPr>
              <w:t>th</w:t>
            </w:r>
            <w:r>
              <w:t xml:space="preserve"> Mar 2018</w:t>
            </w:r>
          </w:p>
        </w:tc>
        <w:tc>
          <w:tcPr>
            <w:tcW w:w="1470" w:type="dxa"/>
          </w:tcPr>
          <w:p w14:paraId="6EC5ADD0" w14:textId="0044B5FE" w:rsidR="002D42C5" w:rsidRPr="006C2A02" w:rsidRDefault="002D42C5" w:rsidP="000C6A24">
            <w:r>
              <w:t>Team</w:t>
            </w:r>
          </w:p>
        </w:tc>
        <w:tc>
          <w:tcPr>
            <w:tcW w:w="4534" w:type="dxa"/>
          </w:tcPr>
          <w:p w14:paraId="781A2A01" w14:textId="3AA7C50D" w:rsidR="002D42C5" w:rsidRDefault="0047794A" w:rsidP="006B6E85">
            <w:pPr>
              <w:pStyle w:val="Lijstalinea"/>
              <w:numPr>
                <w:ilvl w:val="0"/>
                <w:numId w:val="33"/>
              </w:numPr>
              <w:ind w:left="361"/>
            </w:pPr>
            <w:r>
              <w:t>Prepare setup document</w:t>
            </w:r>
          </w:p>
          <w:p w14:paraId="30A9F841" w14:textId="1288DFB9" w:rsidR="0047794A" w:rsidRPr="006C2A02" w:rsidRDefault="0047794A" w:rsidP="006B6E85">
            <w:pPr>
              <w:pStyle w:val="Lijstalinea"/>
              <w:numPr>
                <w:ilvl w:val="0"/>
                <w:numId w:val="33"/>
              </w:numPr>
              <w:ind w:left="361"/>
            </w:pPr>
            <w:r>
              <w:t>Prepare website wireframe and design</w:t>
            </w:r>
          </w:p>
        </w:tc>
      </w:tr>
      <w:tr w:rsidR="000C6A24" w:rsidRPr="006C2A02" w14:paraId="2C9421B2" w14:textId="77777777" w:rsidTr="000C6A24">
        <w:tc>
          <w:tcPr>
            <w:tcW w:w="895" w:type="dxa"/>
          </w:tcPr>
          <w:p w14:paraId="7B437A1B" w14:textId="77777777" w:rsidR="000C6A24" w:rsidRPr="006C2A02" w:rsidRDefault="000C6A24" w:rsidP="000C6A24">
            <w:r w:rsidRPr="006C2A02">
              <w:t>4</w:t>
            </w:r>
          </w:p>
        </w:tc>
        <w:tc>
          <w:tcPr>
            <w:tcW w:w="2117" w:type="dxa"/>
          </w:tcPr>
          <w:p w14:paraId="66B04D3A" w14:textId="049BF9A9" w:rsidR="000C6A24" w:rsidRPr="006C2A02" w:rsidRDefault="000C6A24" w:rsidP="000C6A24">
            <w:r w:rsidRPr="006C2A02">
              <w:t>Tue 6</w:t>
            </w:r>
            <w:r w:rsidRPr="006C2A02">
              <w:rPr>
                <w:vertAlign w:val="superscript"/>
              </w:rPr>
              <w:t>th</w:t>
            </w:r>
            <w:r w:rsidRPr="006C2A02">
              <w:t xml:space="preserve"> Mar 201</w:t>
            </w:r>
            <w:r w:rsidR="00686FE4">
              <w:t>8</w:t>
            </w:r>
          </w:p>
        </w:tc>
        <w:tc>
          <w:tcPr>
            <w:tcW w:w="1470" w:type="dxa"/>
          </w:tcPr>
          <w:p w14:paraId="148F87CF" w14:textId="77777777" w:rsidR="000C6A24" w:rsidRPr="006C2A02" w:rsidRDefault="000C6A24" w:rsidP="000C6A24">
            <w:r w:rsidRPr="006C2A02">
              <w:t>Everyone</w:t>
            </w:r>
          </w:p>
        </w:tc>
        <w:tc>
          <w:tcPr>
            <w:tcW w:w="4534" w:type="dxa"/>
          </w:tcPr>
          <w:p w14:paraId="6159CC97" w14:textId="7FE07381" w:rsidR="000C6A24" w:rsidRPr="006C2A02" w:rsidRDefault="000C6A24" w:rsidP="000C6A24">
            <w:pPr>
              <w:pStyle w:val="Lijstalinea"/>
              <w:numPr>
                <w:ilvl w:val="0"/>
                <w:numId w:val="27"/>
              </w:numPr>
              <w:ind w:left="346"/>
            </w:pPr>
            <w:r w:rsidRPr="006C2A02">
              <w:t>Finalize project plan</w:t>
            </w:r>
            <w:r w:rsidR="00C341F9">
              <w:t xml:space="preserve"> V2.0</w:t>
            </w:r>
          </w:p>
          <w:p w14:paraId="4D0AA621" w14:textId="77777777" w:rsidR="000C6A24" w:rsidRPr="006C2A02" w:rsidRDefault="000C6A24" w:rsidP="000C6A24">
            <w:pPr>
              <w:pStyle w:val="Lijstalinea"/>
              <w:numPr>
                <w:ilvl w:val="0"/>
                <w:numId w:val="27"/>
              </w:numPr>
              <w:ind w:left="346"/>
            </w:pPr>
            <w:r w:rsidRPr="006C2A02">
              <w:t>Present to client for approval</w:t>
            </w:r>
          </w:p>
        </w:tc>
      </w:tr>
      <w:tr w:rsidR="002D42C5" w:rsidRPr="006C2A02" w14:paraId="118B43AD" w14:textId="77777777" w:rsidTr="000C6A24">
        <w:tc>
          <w:tcPr>
            <w:tcW w:w="895" w:type="dxa"/>
          </w:tcPr>
          <w:p w14:paraId="5EF7E0DD" w14:textId="7A1BFC56" w:rsidR="002D42C5" w:rsidRPr="006C2A02" w:rsidRDefault="002D42C5" w:rsidP="000C6A24">
            <w:r>
              <w:t>4</w:t>
            </w:r>
          </w:p>
        </w:tc>
        <w:tc>
          <w:tcPr>
            <w:tcW w:w="2117" w:type="dxa"/>
          </w:tcPr>
          <w:p w14:paraId="667A69A8" w14:textId="77777777" w:rsidR="002D42C5" w:rsidRPr="006C2A02" w:rsidRDefault="002D42C5" w:rsidP="000C6A24"/>
        </w:tc>
        <w:tc>
          <w:tcPr>
            <w:tcW w:w="1470" w:type="dxa"/>
          </w:tcPr>
          <w:p w14:paraId="0134370A" w14:textId="0E1C78B2" w:rsidR="002D42C5" w:rsidRPr="006C2A02" w:rsidRDefault="002D42C5" w:rsidP="000C6A24">
            <w:r>
              <w:t>Team</w:t>
            </w:r>
          </w:p>
        </w:tc>
        <w:tc>
          <w:tcPr>
            <w:tcW w:w="4534" w:type="dxa"/>
          </w:tcPr>
          <w:p w14:paraId="4B30286A" w14:textId="77777777" w:rsidR="002D42C5" w:rsidRPr="006C2A02" w:rsidRDefault="002D42C5" w:rsidP="002D42C5"/>
        </w:tc>
      </w:tr>
      <w:tr w:rsidR="002D42C5" w:rsidRPr="006C2A02" w14:paraId="361F195E" w14:textId="77777777" w:rsidTr="000C6A24">
        <w:tc>
          <w:tcPr>
            <w:tcW w:w="895" w:type="dxa"/>
          </w:tcPr>
          <w:p w14:paraId="4F91F1D7" w14:textId="1C67B6ED" w:rsidR="002D42C5" w:rsidRDefault="002D42C5" w:rsidP="000C6A24">
            <w:r>
              <w:t>5</w:t>
            </w:r>
          </w:p>
        </w:tc>
        <w:tc>
          <w:tcPr>
            <w:tcW w:w="2117" w:type="dxa"/>
          </w:tcPr>
          <w:p w14:paraId="2CF7A012" w14:textId="77777777" w:rsidR="002D42C5" w:rsidRPr="006C2A02" w:rsidRDefault="002D42C5" w:rsidP="000C6A24"/>
        </w:tc>
        <w:tc>
          <w:tcPr>
            <w:tcW w:w="1470" w:type="dxa"/>
          </w:tcPr>
          <w:p w14:paraId="32C499A6" w14:textId="07517ED0" w:rsidR="002D42C5" w:rsidRDefault="002D42C5" w:rsidP="000C6A24">
            <w:r>
              <w:t>Team</w:t>
            </w:r>
          </w:p>
        </w:tc>
        <w:tc>
          <w:tcPr>
            <w:tcW w:w="4534" w:type="dxa"/>
          </w:tcPr>
          <w:p w14:paraId="3B47373E" w14:textId="77777777" w:rsidR="002D42C5" w:rsidRPr="006C2A02" w:rsidRDefault="002D42C5" w:rsidP="002D42C5"/>
        </w:tc>
      </w:tr>
      <w:tr w:rsidR="002D42C5" w:rsidRPr="006C2A02" w14:paraId="3D3B9204" w14:textId="77777777" w:rsidTr="000C6A24">
        <w:tc>
          <w:tcPr>
            <w:tcW w:w="895" w:type="dxa"/>
          </w:tcPr>
          <w:p w14:paraId="52BF4737" w14:textId="1ACE8D3C" w:rsidR="002D42C5" w:rsidRDefault="002D42C5" w:rsidP="000C6A24">
            <w:r>
              <w:t>6</w:t>
            </w:r>
          </w:p>
        </w:tc>
        <w:tc>
          <w:tcPr>
            <w:tcW w:w="2117" w:type="dxa"/>
          </w:tcPr>
          <w:p w14:paraId="0F1BE5E5" w14:textId="77777777" w:rsidR="002D42C5" w:rsidRPr="006C2A02" w:rsidRDefault="002D42C5" w:rsidP="000C6A24"/>
        </w:tc>
        <w:tc>
          <w:tcPr>
            <w:tcW w:w="1470" w:type="dxa"/>
          </w:tcPr>
          <w:p w14:paraId="3C4F3EA9" w14:textId="4C3B4691" w:rsidR="002D42C5" w:rsidRDefault="002D42C5" w:rsidP="000C6A24">
            <w:r>
              <w:t>Team</w:t>
            </w:r>
          </w:p>
        </w:tc>
        <w:tc>
          <w:tcPr>
            <w:tcW w:w="4534" w:type="dxa"/>
          </w:tcPr>
          <w:p w14:paraId="4723A346" w14:textId="77777777" w:rsidR="002D42C5" w:rsidRPr="006C2A02" w:rsidRDefault="002D42C5" w:rsidP="002D42C5"/>
        </w:tc>
      </w:tr>
      <w:tr w:rsidR="000C6A24" w:rsidRPr="006C2A02" w14:paraId="31EC9E2B" w14:textId="77777777" w:rsidTr="000C6A24">
        <w:tc>
          <w:tcPr>
            <w:tcW w:w="895" w:type="dxa"/>
          </w:tcPr>
          <w:p w14:paraId="49DD7E1C" w14:textId="77777777" w:rsidR="000C6A24" w:rsidRPr="006C2A02" w:rsidRDefault="000C6A24" w:rsidP="000C6A24">
            <w:r w:rsidRPr="006C2A02">
              <w:t>6</w:t>
            </w:r>
          </w:p>
        </w:tc>
        <w:tc>
          <w:tcPr>
            <w:tcW w:w="2117" w:type="dxa"/>
          </w:tcPr>
          <w:p w14:paraId="513BC6D9" w14:textId="4F4D4954" w:rsidR="000C6A24" w:rsidRPr="006C2A02" w:rsidRDefault="000C6A24" w:rsidP="000C6A24">
            <w:r w:rsidRPr="006C2A02">
              <w:t>Tue 20</w:t>
            </w:r>
            <w:r w:rsidRPr="006C2A02">
              <w:rPr>
                <w:vertAlign w:val="superscript"/>
              </w:rPr>
              <w:t>th</w:t>
            </w:r>
            <w:r w:rsidRPr="006C2A02">
              <w:t xml:space="preserve"> Mar 201</w:t>
            </w:r>
            <w:r w:rsidR="00686FE4">
              <w:t>8</w:t>
            </w:r>
          </w:p>
        </w:tc>
        <w:tc>
          <w:tcPr>
            <w:tcW w:w="1470" w:type="dxa"/>
          </w:tcPr>
          <w:p w14:paraId="7D484207" w14:textId="77777777" w:rsidR="000C6A24" w:rsidRPr="006C2A02" w:rsidRDefault="000C6A24" w:rsidP="000C6A24">
            <w:r w:rsidRPr="006C2A02">
              <w:t>Team and Mentor</w:t>
            </w:r>
          </w:p>
        </w:tc>
        <w:tc>
          <w:tcPr>
            <w:tcW w:w="4534" w:type="dxa"/>
          </w:tcPr>
          <w:p w14:paraId="581A0685" w14:textId="77777777" w:rsidR="000C6A24" w:rsidRPr="006C2A02" w:rsidRDefault="000C6A24" w:rsidP="000C6A24">
            <w:pPr>
              <w:pStyle w:val="Lijstalinea"/>
              <w:numPr>
                <w:ilvl w:val="0"/>
                <w:numId w:val="28"/>
              </w:numPr>
              <w:ind w:left="346"/>
            </w:pPr>
            <w:r w:rsidRPr="006C2A02">
              <w:t>Update status: setup document</w:t>
            </w:r>
          </w:p>
          <w:p w14:paraId="7978FF71" w14:textId="77777777" w:rsidR="000C6A24" w:rsidRPr="006C2A02" w:rsidRDefault="000C6A24" w:rsidP="000C6A24">
            <w:pPr>
              <w:pStyle w:val="Lijstalinea"/>
              <w:numPr>
                <w:ilvl w:val="0"/>
                <w:numId w:val="28"/>
              </w:numPr>
              <w:ind w:left="346"/>
            </w:pPr>
            <w:r w:rsidRPr="006C2A02">
              <w:t>Ask mentor for advice</w:t>
            </w:r>
          </w:p>
        </w:tc>
      </w:tr>
      <w:tr w:rsidR="002D42C5" w:rsidRPr="006C2A02" w14:paraId="4BED8243" w14:textId="77777777" w:rsidTr="000C6A24">
        <w:tc>
          <w:tcPr>
            <w:tcW w:w="895" w:type="dxa"/>
          </w:tcPr>
          <w:p w14:paraId="729CD8FB" w14:textId="0A71C21A" w:rsidR="002D42C5" w:rsidRPr="006C2A02" w:rsidRDefault="002D42C5" w:rsidP="000C6A24">
            <w:r>
              <w:t>7</w:t>
            </w:r>
          </w:p>
        </w:tc>
        <w:tc>
          <w:tcPr>
            <w:tcW w:w="2117" w:type="dxa"/>
          </w:tcPr>
          <w:p w14:paraId="063D1551" w14:textId="77777777" w:rsidR="002D42C5" w:rsidRPr="006C2A02" w:rsidRDefault="002D42C5" w:rsidP="000C6A24"/>
        </w:tc>
        <w:tc>
          <w:tcPr>
            <w:tcW w:w="1470" w:type="dxa"/>
          </w:tcPr>
          <w:p w14:paraId="706768EA" w14:textId="3D402737" w:rsidR="002D42C5" w:rsidRPr="006C2A02" w:rsidRDefault="002D42C5" w:rsidP="000C6A24">
            <w:r>
              <w:t>Team</w:t>
            </w:r>
          </w:p>
        </w:tc>
        <w:tc>
          <w:tcPr>
            <w:tcW w:w="4534" w:type="dxa"/>
          </w:tcPr>
          <w:p w14:paraId="4A30C474" w14:textId="77777777" w:rsidR="002D42C5" w:rsidRPr="006C2A02" w:rsidRDefault="002D42C5" w:rsidP="002D42C5"/>
        </w:tc>
      </w:tr>
      <w:tr w:rsidR="000C6A24" w:rsidRPr="006C2A02" w14:paraId="11E022D3" w14:textId="77777777" w:rsidTr="000C6A24">
        <w:tc>
          <w:tcPr>
            <w:tcW w:w="895" w:type="dxa"/>
          </w:tcPr>
          <w:p w14:paraId="5D7CA4DF" w14:textId="77777777" w:rsidR="000C6A24" w:rsidRPr="006C2A02" w:rsidRDefault="000C6A24" w:rsidP="000C6A24">
            <w:r w:rsidRPr="006C2A02">
              <w:t>8</w:t>
            </w:r>
          </w:p>
        </w:tc>
        <w:tc>
          <w:tcPr>
            <w:tcW w:w="2117" w:type="dxa"/>
          </w:tcPr>
          <w:p w14:paraId="11CDE345" w14:textId="0E96BC1B" w:rsidR="000C6A24" w:rsidRPr="006C2A02" w:rsidRDefault="000C6A24" w:rsidP="000C6A24">
            <w:r w:rsidRPr="006C2A02">
              <w:t>Tue 3</w:t>
            </w:r>
            <w:r w:rsidRPr="006C2A02">
              <w:rPr>
                <w:vertAlign w:val="superscript"/>
              </w:rPr>
              <w:t>rd</w:t>
            </w:r>
            <w:r w:rsidRPr="006C2A02">
              <w:t xml:space="preserve"> Apr 201</w:t>
            </w:r>
            <w:r w:rsidR="00686FE4">
              <w:t>8</w:t>
            </w:r>
          </w:p>
        </w:tc>
        <w:tc>
          <w:tcPr>
            <w:tcW w:w="1470" w:type="dxa"/>
          </w:tcPr>
          <w:p w14:paraId="229482E5" w14:textId="77777777" w:rsidR="000C6A24" w:rsidRPr="006C2A02" w:rsidRDefault="000C6A24" w:rsidP="000C6A24">
            <w:r w:rsidRPr="006C2A02">
              <w:t>Everyone</w:t>
            </w:r>
          </w:p>
        </w:tc>
        <w:tc>
          <w:tcPr>
            <w:tcW w:w="4534" w:type="dxa"/>
          </w:tcPr>
          <w:p w14:paraId="366E40D7" w14:textId="77777777" w:rsidR="000C6A24" w:rsidRPr="006C2A02" w:rsidRDefault="000C6A24" w:rsidP="000C6A24">
            <w:pPr>
              <w:pStyle w:val="Lijstalinea"/>
              <w:numPr>
                <w:ilvl w:val="0"/>
                <w:numId w:val="29"/>
              </w:numPr>
              <w:ind w:left="346"/>
            </w:pPr>
            <w:r w:rsidRPr="006C2A02">
              <w:t>Finalize deliverable for block 1</w:t>
            </w:r>
          </w:p>
          <w:p w14:paraId="3EBA540B" w14:textId="77777777" w:rsidR="000C6A24" w:rsidRPr="006C2A02" w:rsidRDefault="000C6A24" w:rsidP="000C6A24">
            <w:pPr>
              <w:pStyle w:val="Lijstalinea"/>
              <w:numPr>
                <w:ilvl w:val="0"/>
                <w:numId w:val="29"/>
              </w:numPr>
              <w:ind w:left="346"/>
            </w:pPr>
            <w:r w:rsidRPr="006C2A02">
              <w:t>Get feedback from client</w:t>
            </w:r>
          </w:p>
          <w:p w14:paraId="0D36FEF8" w14:textId="77777777" w:rsidR="000C6A24" w:rsidRPr="006C2A02" w:rsidRDefault="000C6A24" w:rsidP="000C6A24">
            <w:pPr>
              <w:pStyle w:val="Lijstalinea"/>
              <w:numPr>
                <w:ilvl w:val="0"/>
                <w:numId w:val="29"/>
              </w:numPr>
              <w:ind w:left="346"/>
            </w:pPr>
            <w:r w:rsidRPr="006C2A02">
              <w:t>Ask mentor for advice</w:t>
            </w:r>
          </w:p>
        </w:tc>
      </w:tr>
      <w:tr w:rsidR="002D42C5" w:rsidRPr="006C2A02" w14:paraId="508CC88D" w14:textId="77777777" w:rsidTr="000C6A24">
        <w:tc>
          <w:tcPr>
            <w:tcW w:w="895" w:type="dxa"/>
          </w:tcPr>
          <w:p w14:paraId="72FF2623" w14:textId="32C75D4C" w:rsidR="002D42C5" w:rsidRPr="006C2A02" w:rsidRDefault="002D42C5" w:rsidP="000C6A24">
            <w:r>
              <w:t>8</w:t>
            </w:r>
          </w:p>
        </w:tc>
        <w:tc>
          <w:tcPr>
            <w:tcW w:w="2117" w:type="dxa"/>
          </w:tcPr>
          <w:p w14:paraId="4166F923" w14:textId="77777777" w:rsidR="002D42C5" w:rsidRPr="006C2A02" w:rsidRDefault="002D42C5" w:rsidP="000C6A24"/>
        </w:tc>
        <w:tc>
          <w:tcPr>
            <w:tcW w:w="1470" w:type="dxa"/>
          </w:tcPr>
          <w:p w14:paraId="26708743" w14:textId="2B19A31C" w:rsidR="002D42C5" w:rsidRPr="006C2A02" w:rsidRDefault="002D42C5" w:rsidP="000C6A24">
            <w:r>
              <w:t>Team</w:t>
            </w:r>
          </w:p>
        </w:tc>
        <w:tc>
          <w:tcPr>
            <w:tcW w:w="4534" w:type="dxa"/>
          </w:tcPr>
          <w:p w14:paraId="4601DD1F" w14:textId="77777777" w:rsidR="002D42C5" w:rsidRPr="006C2A02" w:rsidRDefault="002D42C5" w:rsidP="002D42C5"/>
        </w:tc>
      </w:tr>
      <w:tr w:rsidR="002D42C5" w:rsidRPr="006C2A02" w14:paraId="4D0DDB26" w14:textId="77777777" w:rsidTr="000C6A24">
        <w:tc>
          <w:tcPr>
            <w:tcW w:w="895" w:type="dxa"/>
          </w:tcPr>
          <w:p w14:paraId="4CA27F45" w14:textId="74AA81E2" w:rsidR="002D42C5" w:rsidRDefault="002D42C5" w:rsidP="000C6A24">
            <w:r>
              <w:t>9</w:t>
            </w:r>
          </w:p>
        </w:tc>
        <w:tc>
          <w:tcPr>
            <w:tcW w:w="2117" w:type="dxa"/>
          </w:tcPr>
          <w:p w14:paraId="10F96A16" w14:textId="77777777" w:rsidR="002D42C5" w:rsidRPr="006C2A02" w:rsidRDefault="002D42C5" w:rsidP="000C6A24"/>
        </w:tc>
        <w:tc>
          <w:tcPr>
            <w:tcW w:w="1470" w:type="dxa"/>
          </w:tcPr>
          <w:p w14:paraId="4B6796AC" w14:textId="350BEE16" w:rsidR="002D42C5" w:rsidRDefault="002D42C5" w:rsidP="000C6A24">
            <w:r>
              <w:t>Team</w:t>
            </w:r>
          </w:p>
        </w:tc>
        <w:tc>
          <w:tcPr>
            <w:tcW w:w="4534" w:type="dxa"/>
          </w:tcPr>
          <w:p w14:paraId="600C25AA" w14:textId="77777777" w:rsidR="002D42C5" w:rsidRPr="006C2A02" w:rsidRDefault="002D42C5" w:rsidP="002D42C5"/>
        </w:tc>
      </w:tr>
      <w:tr w:rsidR="000C6A24" w:rsidRPr="006C2A02" w14:paraId="6F3F3DD8" w14:textId="77777777" w:rsidTr="000C6A24">
        <w:tc>
          <w:tcPr>
            <w:tcW w:w="895" w:type="dxa"/>
          </w:tcPr>
          <w:p w14:paraId="5EA4AB01" w14:textId="77777777" w:rsidR="000C6A24" w:rsidRPr="006C2A02" w:rsidRDefault="000C6A24" w:rsidP="000C6A24">
            <w:r w:rsidRPr="006C2A02">
              <w:t>10</w:t>
            </w:r>
          </w:p>
        </w:tc>
        <w:tc>
          <w:tcPr>
            <w:tcW w:w="2117" w:type="dxa"/>
          </w:tcPr>
          <w:p w14:paraId="6E412199" w14:textId="66C4AEC0" w:rsidR="000C6A24" w:rsidRPr="006C2A02" w:rsidRDefault="000C6A24" w:rsidP="000C6A24">
            <w:r w:rsidRPr="006C2A02">
              <w:t>Tue 17</w:t>
            </w:r>
            <w:r w:rsidRPr="006C2A02">
              <w:rPr>
                <w:vertAlign w:val="superscript"/>
              </w:rPr>
              <w:t>th</w:t>
            </w:r>
            <w:r w:rsidRPr="006C2A02">
              <w:t xml:space="preserve"> Apr 201</w:t>
            </w:r>
            <w:r w:rsidR="00686FE4">
              <w:t>8</w:t>
            </w:r>
          </w:p>
        </w:tc>
        <w:tc>
          <w:tcPr>
            <w:tcW w:w="1470" w:type="dxa"/>
          </w:tcPr>
          <w:p w14:paraId="53B2DB6C" w14:textId="77777777" w:rsidR="000C6A24" w:rsidRPr="006C2A02" w:rsidRDefault="000C6A24" w:rsidP="000C6A24">
            <w:r w:rsidRPr="006C2A02">
              <w:t>Everyone</w:t>
            </w:r>
          </w:p>
        </w:tc>
        <w:tc>
          <w:tcPr>
            <w:tcW w:w="4534" w:type="dxa"/>
          </w:tcPr>
          <w:p w14:paraId="0F98AD5B" w14:textId="77777777" w:rsidR="000C6A24" w:rsidRPr="006C2A02" w:rsidRDefault="000C6A24" w:rsidP="000C6A24">
            <w:r w:rsidRPr="006C2A02">
              <w:t>Present deliverables for block 1</w:t>
            </w:r>
          </w:p>
        </w:tc>
      </w:tr>
      <w:tr w:rsidR="000C6A24" w:rsidRPr="006C2A02" w14:paraId="3F4905A2" w14:textId="77777777" w:rsidTr="002A7416">
        <w:tc>
          <w:tcPr>
            <w:tcW w:w="9016" w:type="dxa"/>
            <w:gridSpan w:val="4"/>
          </w:tcPr>
          <w:p w14:paraId="683473BD" w14:textId="77777777" w:rsidR="000C6A24" w:rsidRPr="006C2A02" w:rsidRDefault="000C6A24" w:rsidP="000C6A24">
            <w:pPr>
              <w:rPr>
                <w:b/>
              </w:rPr>
            </w:pPr>
            <w:r w:rsidRPr="006C2A02">
              <w:rPr>
                <w:b/>
              </w:rPr>
              <w:t>Block 2</w:t>
            </w:r>
          </w:p>
        </w:tc>
      </w:tr>
      <w:tr w:rsidR="000C6A24" w:rsidRPr="006C2A02" w14:paraId="7E34C553" w14:textId="77777777" w:rsidTr="000C6A24">
        <w:tc>
          <w:tcPr>
            <w:tcW w:w="895" w:type="dxa"/>
          </w:tcPr>
          <w:p w14:paraId="6F69E7DF" w14:textId="5E509B70" w:rsidR="000C6A24" w:rsidRPr="006C2A02" w:rsidRDefault="002D42C5" w:rsidP="000C6A24">
            <w:r>
              <w:t>11</w:t>
            </w:r>
          </w:p>
        </w:tc>
        <w:tc>
          <w:tcPr>
            <w:tcW w:w="2117" w:type="dxa"/>
          </w:tcPr>
          <w:p w14:paraId="4CF155EA" w14:textId="1C349534" w:rsidR="000C6A24" w:rsidRPr="006C2A02" w:rsidRDefault="000C6A24" w:rsidP="000C6A24"/>
        </w:tc>
        <w:tc>
          <w:tcPr>
            <w:tcW w:w="1470" w:type="dxa"/>
          </w:tcPr>
          <w:p w14:paraId="6179CE3E" w14:textId="3CC70324" w:rsidR="000C6A24" w:rsidRPr="006C2A02" w:rsidRDefault="002D42C5" w:rsidP="000C6A24">
            <w:r>
              <w:t>Team</w:t>
            </w:r>
          </w:p>
        </w:tc>
        <w:tc>
          <w:tcPr>
            <w:tcW w:w="4534" w:type="dxa"/>
          </w:tcPr>
          <w:p w14:paraId="66A90BC0" w14:textId="66370D07" w:rsidR="000C6A24" w:rsidRPr="006C2A02" w:rsidRDefault="000C6A24" w:rsidP="002D42C5"/>
        </w:tc>
      </w:tr>
      <w:tr w:rsidR="00BF77DA" w:rsidRPr="006C2A02" w14:paraId="6CEFD677" w14:textId="77777777" w:rsidTr="000C6A24">
        <w:tc>
          <w:tcPr>
            <w:tcW w:w="895" w:type="dxa"/>
          </w:tcPr>
          <w:p w14:paraId="34759106" w14:textId="0FDF3199" w:rsidR="00BF77DA" w:rsidRDefault="00BF77DA" w:rsidP="000C6A24">
            <w:r>
              <w:t>12</w:t>
            </w:r>
          </w:p>
        </w:tc>
        <w:tc>
          <w:tcPr>
            <w:tcW w:w="2117" w:type="dxa"/>
          </w:tcPr>
          <w:p w14:paraId="1D495BF0" w14:textId="77777777" w:rsidR="00BF77DA" w:rsidRPr="006C2A02" w:rsidRDefault="00BF77DA" w:rsidP="000C6A24"/>
        </w:tc>
        <w:tc>
          <w:tcPr>
            <w:tcW w:w="1470" w:type="dxa"/>
          </w:tcPr>
          <w:p w14:paraId="2258C7FA" w14:textId="56E14459" w:rsidR="00BF77DA" w:rsidRDefault="00BF77DA" w:rsidP="000C6A24">
            <w:r>
              <w:t>Team</w:t>
            </w:r>
          </w:p>
        </w:tc>
        <w:tc>
          <w:tcPr>
            <w:tcW w:w="4534" w:type="dxa"/>
          </w:tcPr>
          <w:p w14:paraId="42FC87BB" w14:textId="77777777" w:rsidR="00BF77DA" w:rsidRPr="006C2A02" w:rsidRDefault="00BF77DA" w:rsidP="002D42C5"/>
        </w:tc>
      </w:tr>
      <w:tr w:rsidR="002D42C5" w:rsidRPr="006C2A02" w14:paraId="5982D8C6" w14:textId="77777777" w:rsidTr="000C6A24">
        <w:tc>
          <w:tcPr>
            <w:tcW w:w="895" w:type="dxa"/>
          </w:tcPr>
          <w:p w14:paraId="19A2FBAB" w14:textId="60C91928" w:rsidR="002D42C5" w:rsidRPr="006C2A02" w:rsidRDefault="002D42C5" w:rsidP="002D42C5">
            <w:r w:rsidRPr="006C2A02">
              <w:t>13</w:t>
            </w:r>
          </w:p>
        </w:tc>
        <w:tc>
          <w:tcPr>
            <w:tcW w:w="2117" w:type="dxa"/>
          </w:tcPr>
          <w:p w14:paraId="1C9D9D46" w14:textId="4BC61E81" w:rsidR="002D42C5" w:rsidRPr="006C2A02" w:rsidRDefault="002D42C5" w:rsidP="002D42C5">
            <w:r w:rsidRPr="006C2A02">
              <w:t>Tue 8</w:t>
            </w:r>
            <w:r w:rsidRPr="006C2A02">
              <w:rPr>
                <w:vertAlign w:val="superscript"/>
              </w:rPr>
              <w:t>th</w:t>
            </w:r>
            <w:r w:rsidRPr="006C2A02">
              <w:t xml:space="preserve"> May 201</w:t>
            </w:r>
            <w:r w:rsidR="00686FE4">
              <w:t>8</w:t>
            </w:r>
          </w:p>
        </w:tc>
        <w:tc>
          <w:tcPr>
            <w:tcW w:w="1470" w:type="dxa"/>
          </w:tcPr>
          <w:p w14:paraId="65A74B36" w14:textId="5D343AF4" w:rsidR="002D42C5" w:rsidRPr="006C2A02" w:rsidRDefault="002D42C5" w:rsidP="002D42C5">
            <w:r w:rsidRPr="006C2A02">
              <w:t>Everyone</w:t>
            </w:r>
          </w:p>
        </w:tc>
        <w:tc>
          <w:tcPr>
            <w:tcW w:w="4534" w:type="dxa"/>
          </w:tcPr>
          <w:p w14:paraId="37C68612" w14:textId="77777777" w:rsidR="002D42C5" w:rsidRPr="006C2A02" w:rsidRDefault="002D42C5" w:rsidP="002D42C5">
            <w:pPr>
              <w:pStyle w:val="Lijstalinea"/>
              <w:numPr>
                <w:ilvl w:val="0"/>
                <w:numId w:val="30"/>
              </w:numPr>
              <w:ind w:left="346"/>
            </w:pPr>
            <w:r w:rsidRPr="006C2A02">
              <w:t>Present prototype of applications, website, and database</w:t>
            </w:r>
          </w:p>
          <w:p w14:paraId="5DFD4D14" w14:textId="56123BCD" w:rsidR="002D42C5" w:rsidRPr="006C2A02" w:rsidRDefault="002D42C5" w:rsidP="002D42C5">
            <w:pPr>
              <w:pStyle w:val="Lijstalinea"/>
              <w:numPr>
                <w:ilvl w:val="0"/>
                <w:numId w:val="30"/>
              </w:numPr>
              <w:ind w:left="346"/>
            </w:pPr>
            <w:r w:rsidRPr="006C2A02">
              <w:t>Receive feedback from client and mentor</w:t>
            </w:r>
          </w:p>
        </w:tc>
      </w:tr>
      <w:tr w:rsidR="00BF77DA" w:rsidRPr="006C2A02" w14:paraId="6E8E7D5A" w14:textId="77777777" w:rsidTr="000C6A24">
        <w:tc>
          <w:tcPr>
            <w:tcW w:w="895" w:type="dxa"/>
          </w:tcPr>
          <w:p w14:paraId="0C78EE10" w14:textId="1B60A5C3" w:rsidR="00BF77DA" w:rsidRPr="006C2A02" w:rsidRDefault="00BF77DA" w:rsidP="002D42C5">
            <w:r>
              <w:t>14</w:t>
            </w:r>
          </w:p>
        </w:tc>
        <w:tc>
          <w:tcPr>
            <w:tcW w:w="2117" w:type="dxa"/>
          </w:tcPr>
          <w:p w14:paraId="16519D14" w14:textId="77777777" w:rsidR="00BF77DA" w:rsidRPr="006C2A02" w:rsidRDefault="00BF77DA" w:rsidP="002D42C5"/>
        </w:tc>
        <w:tc>
          <w:tcPr>
            <w:tcW w:w="1470" w:type="dxa"/>
          </w:tcPr>
          <w:p w14:paraId="5403C3C2" w14:textId="1E3E40BF" w:rsidR="00BF77DA" w:rsidRPr="006C2A02" w:rsidRDefault="00BF77DA" w:rsidP="002D42C5">
            <w:r>
              <w:t>Team</w:t>
            </w:r>
          </w:p>
        </w:tc>
        <w:tc>
          <w:tcPr>
            <w:tcW w:w="4534" w:type="dxa"/>
          </w:tcPr>
          <w:p w14:paraId="2F79CBDC" w14:textId="77777777" w:rsidR="00BF77DA" w:rsidRPr="006C2A02" w:rsidRDefault="00BF77DA" w:rsidP="00BF77DA"/>
        </w:tc>
      </w:tr>
      <w:tr w:rsidR="00BF77DA" w:rsidRPr="006C2A02" w14:paraId="6FD4BF06" w14:textId="77777777" w:rsidTr="000C6A24">
        <w:tc>
          <w:tcPr>
            <w:tcW w:w="895" w:type="dxa"/>
          </w:tcPr>
          <w:p w14:paraId="1A469F67" w14:textId="277789B8" w:rsidR="00BF77DA" w:rsidRPr="006C2A02" w:rsidRDefault="00BF77DA" w:rsidP="002D42C5">
            <w:r>
              <w:t>15</w:t>
            </w:r>
          </w:p>
        </w:tc>
        <w:tc>
          <w:tcPr>
            <w:tcW w:w="2117" w:type="dxa"/>
          </w:tcPr>
          <w:p w14:paraId="225DDF3A" w14:textId="77777777" w:rsidR="00BF77DA" w:rsidRPr="006C2A02" w:rsidRDefault="00BF77DA" w:rsidP="002D42C5"/>
        </w:tc>
        <w:tc>
          <w:tcPr>
            <w:tcW w:w="1470" w:type="dxa"/>
          </w:tcPr>
          <w:p w14:paraId="06497F61" w14:textId="6BF13F6E" w:rsidR="00BF77DA" w:rsidRPr="006C2A02" w:rsidRDefault="00BF77DA" w:rsidP="002D42C5">
            <w:r>
              <w:t>Team</w:t>
            </w:r>
          </w:p>
        </w:tc>
        <w:tc>
          <w:tcPr>
            <w:tcW w:w="4534" w:type="dxa"/>
          </w:tcPr>
          <w:p w14:paraId="4CA84E68" w14:textId="77777777" w:rsidR="00BF77DA" w:rsidRPr="006C2A02" w:rsidRDefault="00BF77DA" w:rsidP="00BF77DA"/>
        </w:tc>
      </w:tr>
      <w:tr w:rsidR="002D42C5" w:rsidRPr="006C2A02" w14:paraId="0FCD1C38" w14:textId="77777777" w:rsidTr="000C6A24">
        <w:tc>
          <w:tcPr>
            <w:tcW w:w="895" w:type="dxa"/>
          </w:tcPr>
          <w:p w14:paraId="4982F5AA" w14:textId="77777777" w:rsidR="002D42C5" w:rsidRPr="006C2A02" w:rsidRDefault="002D42C5" w:rsidP="002D42C5">
            <w:r w:rsidRPr="006C2A02">
              <w:t>16</w:t>
            </w:r>
          </w:p>
        </w:tc>
        <w:tc>
          <w:tcPr>
            <w:tcW w:w="2117" w:type="dxa"/>
          </w:tcPr>
          <w:p w14:paraId="401765FB" w14:textId="191CC51F" w:rsidR="002D42C5" w:rsidRPr="006C2A02" w:rsidRDefault="002D42C5" w:rsidP="002D42C5">
            <w:r w:rsidRPr="006C2A02">
              <w:t>Tue 29</w:t>
            </w:r>
            <w:r w:rsidRPr="006C2A02">
              <w:rPr>
                <w:vertAlign w:val="superscript"/>
              </w:rPr>
              <w:t>th</w:t>
            </w:r>
            <w:r w:rsidRPr="006C2A02">
              <w:t xml:space="preserve"> May 201</w:t>
            </w:r>
            <w:r w:rsidR="00686FE4">
              <w:t>8</w:t>
            </w:r>
          </w:p>
        </w:tc>
        <w:tc>
          <w:tcPr>
            <w:tcW w:w="1470" w:type="dxa"/>
          </w:tcPr>
          <w:p w14:paraId="5CB02540" w14:textId="77777777" w:rsidR="002D42C5" w:rsidRPr="006C2A02" w:rsidRDefault="002D42C5" w:rsidP="002D42C5">
            <w:r w:rsidRPr="006C2A02">
              <w:t>Team and Mentor</w:t>
            </w:r>
          </w:p>
        </w:tc>
        <w:tc>
          <w:tcPr>
            <w:tcW w:w="4534" w:type="dxa"/>
          </w:tcPr>
          <w:p w14:paraId="6C91E4A2" w14:textId="77777777" w:rsidR="002D42C5" w:rsidRPr="006C2A02" w:rsidRDefault="002D42C5" w:rsidP="002D42C5">
            <w:pPr>
              <w:pStyle w:val="Lijstalinea"/>
              <w:numPr>
                <w:ilvl w:val="0"/>
                <w:numId w:val="31"/>
              </w:numPr>
              <w:ind w:left="346"/>
            </w:pPr>
            <w:r w:rsidRPr="006C2A02">
              <w:t>Present unofficial deliverables to mentor</w:t>
            </w:r>
          </w:p>
          <w:p w14:paraId="33FD19A2" w14:textId="77777777" w:rsidR="002D42C5" w:rsidRPr="006C2A02" w:rsidRDefault="002D42C5" w:rsidP="002D42C5">
            <w:pPr>
              <w:pStyle w:val="Lijstalinea"/>
              <w:numPr>
                <w:ilvl w:val="0"/>
                <w:numId w:val="31"/>
              </w:numPr>
              <w:ind w:left="346"/>
            </w:pPr>
            <w:r w:rsidRPr="006C2A02">
              <w:t>Receive feedback</w:t>
            </w:r>
          </w:p>
        </w:tc>
      </w:tr>
      <w:tr w:rsidR="00BF77DA" w:rsidRPr="006C2A02" w14:paraId="5E7DDC5C" w14:textId="77777777" w:rsidTr="000C6A24">
        <w:tc>
          <w:tcPr>
            <w:tcW w:w="895" w:type="dxa"/>
          </w:tcPr>
          <w:p w14:paraId="59EB41F8" w14:textId="73E763B3" w:rsidR="00BF77DA" w:rsidRPr="006C2A02" w:rsidRDefault="00BF77DA" w:rsidP="002D42C5">
            <w:r>
              <w:t>16</w:t>
            </w:r>
          </w:p>
        </w:tc>
        <w:tc>
          <w:tcPr>
            <w:tcW w:w="2117" w:type="dxa"/>
          </w:tcPr>
          <w:p w14:paraId="314EAE45" w14:textId="77777777" w:rsidR="00BF77DA" w:rsidRPr="006C2A02" w:rsidRDefault="00BF77DA" w:rsidP="002D42C5"/>
        </w:tc>
        <w:tc>
          <w:tcPr>
            <w:tcW w:w="1470" w:type="dxa"/>
          </w:tcPr>
          <w:p w14:paraId="32806B7A" w14:textId="02EDE12E" w:rsidR="00BF77DA" w:rsidRPr="006C2A02" w:rsidRDefault="00BF77DA" w:rsidP="002D42C5">
            <w:r>
              <w:t>Team</w:t>
            </w:r>
          </w:p>
        </w:tc>
        <w:tc>
          <w:tcPr>
            <w:tcW w:w="4534" w:type="dxa"/>
          </w:tcPr>
          <w:p w14:paraId="03A7FC11" w14:textId="77777777" w:rsidR="00BF77DA" w:rsidRPr="006C2A02" w:rsidRDefault="00BF77DA" w:rsidP="00BF77DA"/>
        </w:tc>
      </w:tr>
      <w:tr w:rsidR="002D42C5" w:rsidRPr="006C2A02" w14:paraId="7941C9AD" w14:textId="77777777" w:rsidTr="000C6A24">
        <w:tc>
          <w:tcPr>
            <w:tcW w:w="895" w:type="dxa"/>
          </w:tcPr>
          <w:p w14:paraId="4AC044F1" w14:textId="77777777" w:rsidR="002D42C5" w:rsidRPr="006C2A02" w:rsidRDefault="002D42C5" w:rsidP="002D42C5">
            <w:r w:rsidRPr="006C2A02">
              <w:t>17</w:t>
            </w:r>
          </w:p>
        </w:tc>
        <w:tc>
          <w:tcPr>
            <w:tcW w:w="2117" w:type="dxa"/>
          </w:tcPr>
          <w:p w14:paraId="4D21BF05" w14:textId="744AA892" w:rsidR="002D42C5" w:rsidRPr="006C2A02" w:rsidRDefault="002D42C5" w:rsidP="002D42C5">
            <w:r w:rsidRPr="006C2A02">
              <w:t>Tue 5</w:t>
            </w:r>
            <w:r w:rsidRPr="006C2A02">
              <w:rPr>
                <w:vertAlign w:val="superscript"/>
              </w:rPr>
              <w:t>th</w:t>
            </w:r>
            <w:r w:rsidRPr="006C2A02">
              <w:t xml:space="preserve"> Jun 201</w:t>
            </w:r>
            <w:r w:rsidR="00686FE4">
              <w:t>8</w:t>
            </w:r>
          </w:p>
        </w:tc>
        <w:tc>
          <w:tcPr>
            <w:tcW w:w="1470" w:type="dxa"/>
          </w:tcPr>
          <w:p w14:paraId="22AA0B1E" w14:textId="77777777" w:rsidR="002D42C5" w:rsidRPr="006C2A02" w:rsidRDefault="002D42C5" w:rsidP="002D42C5">
            <w:r w:rsidRPr="006C2A02">
              <w:t>Everyone</w:t>
            </w:r>
          </w:p>
        </w:tc>
        <w:tc>
          <w:tcPr>
            <w:tcW w:w="4534" w:type="dxa"/>
          </w:tcPr>
          <w:p w14:paraId="707951BE" w14:textId="77777777" w:rsidR="002D42C5" w:rsidRPr="006C2A02" w:rsidRDefault="002D42C5" w:rsidP="002D42C5">
            <w:r w:rsidRPr="006C2A02">
              <w:t>Final meeting for feedback</w:t>
            </w:r>
          </w:p>
        </w:tc>
      </w:tr>
      <w:tr w:rsidR="002D42C5" w:rsidRPr="006C2A02" w14:paraId="7A0B49E2" w14:textId="77777777" w:rsidTr="002A7416">
        <w:tc>
          <w:tcPr>
            <w:tcW w:w="9016" w:type="dxa"/>
            <w:gridSpan w:val="4"/>
          </w:tcPr>
          <w:p w14:paraId="6BE2E22A" w14:textId="77777777" w:rsidR="002D42C5" w:rsidRPr="006C2A02" w:rsidRDefault="002D42C5" w:rsidP="002D42C5">
            <w:pPr>
              <w:rPr>
                <w:b/>
              </w:rPr>
            </w:pPr>
            <w:r w:rsidRPr="006C2A02">
              <w:rPr>
                <w:b/>
              </w:rPr>
              <w:t>Presentation</w:t>
            </w:r>
          </w:p>
        </w:tc>
      </w:tr>
      <w:tr w:rsidR="002D42C5" w:rsidRPr="006C2A02" w14:paraId="1B8C8553" w14:textId="77777777" w:rsidTr="000C6A24">
        <w:tc>
          <w:tcPr>
            <w:tcW w:w="895" w:type="dxa"/>
          </w:tcPr>
          <w:p w14:paraId="1E1E6135" w14:textId="65DA70F8" w:rsidR="002D42C5" w:rsidRPr="006C2A02" w:rsidRDefault="00BF77DA" w:rsidP="002D42C5">
            <w:r>
              <w:t>18</w:t>
            </w:r>
          </w:p>
        </w:tc>
        <w:tc>
          <w:tcPr>
            <w:tcW w:w="2117" w:type="dxa"/>
          </w:tcPr>
          <w:p w14:paraId="0E83FCB5" w14:textId="4F69757D" w:rsidR="002D42C5" w:rsidRPr="006C2A02" w:rsidRDefault="002D42C5" w:rsidP="002D42C5"/>
        </w:tc>
        <w:tc>
          <w:tcPr>
            <w:tcW w:w="1470" w:type="dxa"/>
          </w:tcPr>
          <w:p w14:paraId="7882660C" w14:textId="72ABCF52" w:rsidR="002D42C5" w:rsidRPr="006C2A02" w:rsidRDefault="00BF77DA" w:rsidP="002D42C5">
            <w:r>
              <w:t>Team</w:t>
            </w:r>
          </w:p>
        </w:tc>
        <w:tc>
          <w:tcPr>
            <w:tcW w:w="4534" w:type="dxa"/>
          </w:tcPr>
          <w:p w14:paraId="3D91C056" w14:textId="0EEEC00B" w:rsidR="002D42C5" w:rsidRPr="006C2A02" w:rsidRDefault="002D42C5" w:rsidP="002D42C5"/>
        </w:tc>
      </w:tr>
      <w:tr w:rsidR="00BF77DA" w:rsidRPr="006C2A02" w14:paraId="12900787" w14:textId="77777777" w:rsidTr="000C6A24">
        <w:tc>
          <w:tcPr>
            <w:tcW w:w="895" w:type="dxa"/>
          </w:tcPr>
          <w:p w14:paraId="0B3EF687" w14:textId="70F925B5" w:rsidR="00BF77DA" w:rsidRPr="006C2A02" w:rsidRDefault="00BF77DA" w:rsidP="00BF77DA">
            <w:r w:rsidRPr="006C2A02">
              <w:t>19</w:t>
            </w:r>
          </w:p>
        </w:tc>
        <w:tc>
          <w:tcPr>
            <w:tcW w:w="2117" w:type="dxa"/>
          </w:tcPr>
          <w:p w14:paraId="0984603A" w14:textId="67E02D33" w:rsidR="00BF77DA" w:rsidRPr="006C2A02" w:rsidRDefault="00BF77DA" w:rsidP="00BF77DA">
            <w:r w:rsidRPr="006C2A02">
              <w:t>Tue 19</w:t>
            </w:r>
            <w:r w:rsidRPr="006C2A02">
              <w:rPr>
                <w:vertAlign w:val="superscript"/>
              </w:rPr>
              <w:t>th</w:t>
            </w:r>
            <w:r w:rsidRPr="006C2A02">
              <w:t xml:space="preserve"> Jun 201</w:t>
            </w:r>
            <w:r w:rsidR="00686FE4">
              <w:t>8</w:t>
            </w:r>
          </w:p>
        </w:tc>
        <w:tc>
          <w:tcPr>
            <w:tcW w:w="1470" w:type="dxa"/>
          </w:tcPr>
          <w:p w14:paraId="366C59FA" w14:textId="2BDDBDB9" w:rsidR="00BF77DA" w:rsidRPr="006C2A02" w:rsidRDefault="00BF77DA" w:rsidP="00BF77DA">
            <w:r w:rsidRPr="006C2A02">
              <w:t>Everyone</w:t>
            </w:r>
          </w:p>
        </w:tc>
        <w:tc>
          <w:tcPr>
            <w:tcW w:w="4534" w:type="dxa"/>
          </w:tcPr>
          <w:p w14:paraId="75C49B8B" w14:textId="74C41C80" w:rsidR="00BF77DA" w:rsidRPr="006C2A02" w:rsidRDefault="00BF77DA" w:rsidP="00BF77DA">
            <w:r w:rsidRPr="006C2A02">
              <w:t>Present software solution</w:t>
            </w:r>
          </w:p>
        </w:tc>
      </w:tr>
    </w:tbl>
    <w:p w14:paraId="61B9F6A0" w14:textId="77777777" w:rsidR="00964DE5" w:rsidRPr="006C2A02" w:rsidRDefault="00964DE5" w:rsidP="005A65E0">
      <w:pPr>
        <w:pStyle w:val="Kop2"/>
      </w:pPr>
    </w:p>
    <w:p w14:paraId="1E7D49D8" w14:textId="77777777" w:rsidR="00BF77DA" w:rsidRDefault="00BF77DA">
      <w:pPr>
        <w:rPr>
          <w:rFonts w:eastAsiaTheme="majorEastAsia"/>
          <w:color w:val="990000"/>
          <w:sz w:val="28"/>
          <w:szCs w:val="28"/>
        </w:rPr>
      </w:pPr>
      <w:bookmarkStart w:id="161" w:name="_Toc507493949"/>
      <w:r>
        <w:br w:type="page"/>
      </w:r>
    </w:p>
    <w:p w14:paraId="635329C5" w14:textId="5ED14CD4" w:rsidR="006739E2" w:rsidRPr="006C2A02" w:rsidRDefault="006739E2" w:rsidP="005A65E0">
      <w:pPr>
        <w:pStyle w:val="Kop2"/>
      </w:pPr>
      <w:bookmarkStart w:id="162" w:name="_Toc508106397"/>
      <w:r w:rsidRPr="006C2A02">
        <w:lastRenderedPageBreak/>
        <w:t>Methods of Communication</w:t>
      </w:r>
      <w:bookmarkEnd w:id="161"/>
      <w:bookmarkEnd w:id="162"/>
    </w:p>
    <w:p w14:paraId="30964D21" w14:textId="535B9DC2" w:rsidR="00873E50" w:rsidRPr="006C2A02" w:rsidRDefault="000C466A" w:rsidP="009664F8">
      <w:r w:rsidRPr="006C2A02">
        <w:t>There will be status report</w:t>
      </w:r>
      <w:r w:rsidR="00894912">
        <w:t>, every 2 weeks,</w:t>
      </w:r>
      <w:r w:rsidRPr="006C2A02">
        <w:t xml:space="preserve"> on how the project is going. </w:t>
      </w:r>
      <w:r w:rsidR="00237694" w:rsidRPr="006C2A02">
        <w:t xml:space="preserve">This report will be emailed to </w:t>
      </w:r>
      <w:r w:rsidR="000B7C28" w:rsidRPr="006C2A02">
        <w:t xml:space="preserve">the Project Sponsor and Mentor. </w:t>
      </w:r>
      <w:r w:rsidR="000749E8" w:rsidRPr="006C2A02">
        <w:t>The status report will entail:</w:t>
      </w:r>
    </w:p>
    <w:p w14:paraId="70556B32" w14:textId="0701851D" w:rsidR="000749E8" w:rsidRPr="006C2A02" w:rsidRDefault="000749E8" w:rsidP="000749E8">
      <w:pPr>
        <w:pStyle w:val="Lijstalinea"/>
        <w:numPr>
          <w:ilvl w:val="0"/>
          <w:numId w:val="3"/>
        </w:numPr>
      </w:pPr>
      <w:r w:rsidRPr="006C2A02">
        <w:t>Summary of tasks completed between the last report and current report date.</w:t>
      </w:r>
    </w:p>
    <w:p w14:paraId="605C6E8B" w14:textId="2C88F199" w:rsidR="002123B1" w:rsidRPr="006C2A02" w:rsidRDefault="001A7215" w:rsidP="000749E8">
      <w:pPr>
        <w:pStyle w:val="Lijstalinea"/>
        <w:numPr>
          <w:ilvl w:val="0"/>
          <w:numId w:val="3"/>
        </w:numPr>
      </w:pPr>
      <w:r w:rsidRPr="006C2A02">
        <w:t>Summary of tasks and goals completed during the 2 weeks.</w:t>
      </w:r>
    </w:p>
    <w:p w14:paraId="222CCAA2" w14:textId="27FBAD43" w:rsidR="002123B1" w:rsidRPr="006C2A02" w:rsidRDefault="002123B1" w:rsidP="002123B1">
      <w:pPr>
        <w:pStyle w:val="Lijstalinea"/>
        <w:numPr>
          <w:ilvl w:val="0"/>
          <w:numId w:val="3"/>
        </w:numPr>
      </w:pPr>
      <w:r w:rsidRPr="006C2A02">
        <w:t>Summary of issues that were encountered and resolved during the 2 weeks.</w:t>
      </w:r>
    </w:p>
    <w:p w14:paraId="7D32A5F3" w14:textId="314D44BC" w:rsidR="002D315C" w:rsidRPr="006C2A02" w:rsidRDefault="002D315C" w:rsidP="002123B1">
      <w:pPr>
        <w:pStyle w:val="Lijstalinea"/>
        <w:numPr>
          <w:ilvl w:val="0"/>
          <w:numId w:val="3"/>
        </w:numPr>
      </w:pPr>
      <w:r w:rsidRPr="006C2A02">
        <w:t>Division of work among the Project Team</w:t>
      </w:r>
    </w:p>
    <w:p w14:paraId="496E6F2F" w14:textId="549C7F3C" w:rsidR="00675B97" w:rsidRPr="006C2A02" w:rsidRDefault="000B7C28" w:rsidP="009664F8">
      <w:r w:rsidRPr="006C2A02">
        <w:t>Everyone has access to the git folder</w:t>
      </w:r>
      <w:r w:rsidR="00675B97" w:rsidRPr="006C2A02">
        <w:t xml:space="preserve">: </w:t>
      </w:r>
      <w:hyperlink r:id="rId18" w:history="1">
        <w:r w:rsidR="00675B97" w:rsidRPr="006C2A02">
          <w:rPr>
            <w:rStyle w:val="Hyperlink"/>
          </w:rPr>
          <w:t>https://git.fhict.nl/I390396/ProPGroup34</w:t>
        </w:r>
      </w:hyperlink>
      <w:r w:rsidR="00873E50" w:rsidRPr="006C2A02">
        <w:t xml:space="preserve"> </w:t>
      </w:r>
      <w:r w:rsidR="00873E50" w:rsidRPr="006C2A02">
        <w:br/>
      </w:r>
      <w:r w:rsidR="00675B97" w:rsidRPr="006C2A02">
        <w:t xml:space="preserve">It’s the responsibility of everyone to check the git folder on a daily basis for updates. </w:t>
      </w:r>
    </w:p>
    <w:p w14:paraId="1ACA42FF" w14:textId="02B988CF" w:rsidR="00D724EB" w:rsidRDefault="0020657C" w:rsidP="009C788D">
      <w:r w:rsidRPr="006C2A02">
        <w:t xml:space="preserve">There will be bi-weekly meetings (after 3 weeks of consecutive meetings). </w:t>
      </w:r>
      <w:r w:rsidR="00AD44C7" w:rsidRPr="006C2A02">
        <w:t>Every member of the Project Team will be invited to participate in the meeting. The Project Leader will send the status report to each member of the team before the meeting so everyone can review it in advance.</w:t>
      </w:r>
    </w:p>
    <w:p w14:paraId="4C17AF1A" w14:textId="4BE8772F" w:rsidR="00376992" w:rsidRPr="00376992" w:rsidRDefault="008C1B2D" w:rsidP="00D724EB">
      <w:pPr>
        <w:pStyle w:val="Kop2"/>
      </w:pPr>
      <w:bookmarkStart w:id="163" w:name="_Contact_Details"/>
      <w:bookmarkStart w:id="164" w:name="_Toc508106398"/>
      <w:bookmarkEnd w:id="163"/>
      <w:r>
        <w:t>Contact Details</w:t>
      </w:r>
      <w:bookmarkEnd w:id="164"/>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5"/>
        <w:gridCol w:w="4881"/>
      </w:tblGrid>
      <w:tr w:rsidR="00646986" w14:paraId="38C25819" w14:textId="77777777" w:rsidTr="00376992">
        <w:tc>
          <w:tcPr>
            <w:tcW w:w="4135" w:type="dxa"/>
            <w:shd w:val="clear" w:color="auto" w:fill="auto"/>
          </w:tcPr>
          <w:p w14:paraId="61D6371D" w14:textId="464747AF" w:rsidR="00646986" w:rsidRDefault="00646986" w:rsidP="00646986">
            <w:pPr>
              <w:rPr>
                <w:lang w:val="de-DE"/>
              </w:rPr>
            </w:pPr>
            <w:r w:rsidRPr="00376992">
              <w:rPr>
                <w:b/>
              </w:rPr>
              <w:t>André A. Postma</w:t>
            </w:r>
            <w:r>
              <w:br/>
            </w:r>
            <w:r w:rsidRPr="005418CC">
              <w:t>Events Specialis</w:t>
            </w:r>
            <w:r>
              <w:t>t</w:t>
            </w:r>
            <w:r w:rsidRPr="005418CC">
              <w:br/>
            </w:r>
            <w:r w:rsidRPr="00B65638">
              <w:rPr>
                <w:lang w:val="de-DE"/>
              </w:rPr>
              <w:t>Events International</w:t>
            </w:r>
            <w:r w:rsidRPr="00B65638">
              <w:rPr>
                <w:lang w:val="de-DE"/>
              </w:rPr>
              <w:br/>
              <w:t>Rachelsmolen 1</w:t>
            </w:r>
            <w:r w:rsidRPr="00B65638">
              <w:rPr>
                <w:lang w:val="de-DE"/>
              </w:rPr>
              <w:br/>
              <w:t>5612 MA Ein</w:t>
            </w:r>
            <w:r>
              <w:rPr>
                <w:lang w:val="de-DE"/>
              </w:rPr>
              <w:t>dhoven</w:t>
            </w:r>
            <w:r w:rsidRPr="00B65638">
              <w:rPr>
                <w:lang w:val="de-DE"/>
              </w:rPr>
              <w:br/>
              <w:t>Tel : 088 508 0000</w:t>
            </w:r>
            <w:r w:rsidR="001B2437">
              <w:rPr>
                <w:lang w:val="de-DE"/>
              </w:rPr>
              <w:br/>
            </w:r>
            <w:hyperlink r:id="rId19" w:history="1">
              <w:r w:rsidR="001B2437" w:rsidRPr="001A35DD">
                <w:rPr>
                  <w:rStyle w:val="Hyperlink"/>
                  <w:lang w:val="de-DE"/>
                </w:rPr>
                <w:t>a.postma@fontys.nl</w:t>
              </w:r>
            </w:hyperlink>
          </w:p>
          <w:p w14:paraId="5523ACAC" w14:textId="77777777" w:rsidR="00646986" w:rsidRDefault="00646986" w:rsidP="008C1B2D"/>
        </w:tc>
        <w:tc>
          <w:tcPr>
            <w:tcW w:w="4881" w:type="dxa"/>
            <w:shd w:val="clear" w:color="auto" w:fill="auto"/>
          </w:tcPr>
          <w:p w14:paraId="0A4D8EFC" w14:textId="629F6241" w:rsidR="00646986" w:rsidRPr="00CB7F4F" w:rsidRDefault="00646986" w:rsidP="00646986">
            <w:r w:rsidRPr="00376992">
              <w:rPr>
                <w:b/>
              </w:rPr>
              <w:t>Talia</w:t>
            </w:r>
            <w:r w:rsidR="00376992">
              <w:rPr>
                <w:b/>
              </w:rPr>
              <w:t xml:space="preserve"> </w:t>
            </w:r>
            <w:r w:rsidRPr="00376992">
              <w:rPr>
                <w:b/>
              </w:rPr>
              <w:t>Santos</w:t>
            </w:r>
            <w:r w:rsidRPr="00CB7F4F">
              <w:br/>
              <w:t>Project Leader</w:t>
            </w:r>
            <w:r w:rsidRPr="00CB7F4F">
              <w:br/>
            </w:r>
            <w:proofErr w:type="spellStart"/>
            <w:r w:rsidRPr="00CB7F4F">
              <w:t>Eloniah</w:t>
            </w:r>
            <w:proofErr w:type="spellEnd"/>
            <w:r w:rsidRPr="00CB7F4F">
              <w:t xml:space="preserve"> S</w:t>
            </w:r>
            <w:r>
              <w:t>oftware Solutions</w:t>
            </w:r>
            <w:r>
              <w:br/>
            </w:r>
            <w:proofErr w:type="spellStart"/>
            <w:r>
              <w:t>Rachelsmolen</w:t>
            </w:r>
            <w:proofErr w:type="spellEnd"/>
            <w:r>
              <w:t xml:space="preserve"> 1</w:t>
            </w:r>
            <w:r>
              <w:br/>
              <w:t>5612 MA Eindhoven</w:t>
            </w:r>
            <w:r>
              <w:br/>
              <w:t>Tel: 088 508 0000</w:t>
            </w:r>
          </w:p>
          <w:p w14:paraId="54A428E9" w14:textId="54A02038" w:rsidR="00646986" w:rsidRDefault="002A7416" w:rsidP="008C1B2D">
            <w:hyperlink r:id="rId20" w:history="1">
              <w:r w:rsidR="00C62CFD" w:rsidRPr="001A35DD">
                <w:rPr>
                  <w:rStyle w:val="Hyperlink"/>
                </w:rPr>
                <w:t>t.dasilvasantos@student.fontys.nl</w:t>
              </w:r>
            </w:hyperlink>
          </w:p>
        </w:tc>
      </w:tr>
    </w:tbl>
    <w:p w14:paraId="1034D647" w14:textId="5424A1C0" w:rsidR="00C73E6F" w:rsidRPr="00B65638" w:rsidRDefault="00931802" w:rsidP="00931802">
      <w:pPr>
        <w:pStyle w:val="Kop1"/>
        <w:rPr>
          <w:lang w:val="fr-FR"/>
        </w:rPr>
      </w:pPr>
      <w:bookmarkStart w:id="165" w:name="_Toc508106399"/>
      <w:r w:rsidRPr="00B65638">
        <w:rPr>
          <w:lang w:val="fr-FR"/>
        </w:rPr>
        <w:t>Assumptions</w:t>
      </w:r>
      <w:bookmarkEnd w:id="165"/>
    </w:p>
    <w:p w14:paraId="24011ABE" w14:textId="77777777" w:rsidR="00032D90" w:rsidRDefault="00AA3CCF" w:rsidP="00032D90">
      <w:pPr>
        <w:pStyle w:val="Lijstalinea"/>
        <w:numPr>
          <w:ilvl w:val="0"/>
          <w:numId w:val="32"/>
        </w:numPr>
      </w:pPr>
      <w:r>
        <w:t xml:space="preserve">Eloniah is a software solutions company that </w:t>
      </w:r>
      <w:r w:rsidR="00BC5E65">
        <w:t>has been in existence for over 5 years.</w:t>
      </w:r>
    </w:p>
    <w:p w14:paraId="478071F8" w14:textId="355C1D5A" w:rsidR="00032D90" w:rsidRDefault="00931802" w:rsidP="00032D90">
      <w:pPr>
        <w:pStyle w:val="Lijstalinea"/>
        <w:numPr>
          <w:ilvl w:val="0"/>
          <w:numId w:val="32"/>
        </w:numPr>
      </w:pPr>
      <w:r>
        <w:t>The source code is copyright</w:t>
      </w:r>
      <w:r w:rsidR="00032D90">
        <w:t>ed</w:t>
      </w:r>
      <w:r>
        <w:t xml:space="preserve"> and is solely for Eloniah to modify. If the company requests for modifications</w:t>
      </w:r>
      <w:r w:rsidR="009667BF">
        <w:t xml:space="preserve"> to the applications, they will have to request Eloniah to make the changes, instead of finding another company.</w:t>
      </w:r>
    </w:p>
    <w:p w14:paraId="644F577D" w14:textId="7F3F9508" w:rsidR="00BC5E65" w:rsidRDefault="00BC5E65" w:rsidP="00032D90">
      <w:pPr>
        <w:pStyle w:val="Lijstalinea"/>
        <w:numPr>
          <w:ilvl w:val="0"/>
          <w:numId w:val="32"/>
        </w:numPr>
      </w:pPr>
      <w:r>
        <w:t xml:space="preserve">The budget plan is </w:t>
      </w:r>
      <w:r w:rsidR="00032D90">
        <w:t>accurate.</w:t>
      </w:r>
    </w:p>
    <w:p w14:paraId="454553A9" w14:textId="016D1D91" w:rsidR="00D81E9F" w:rsidRDefault="00D81E9F" w:rsidP="00032D90">
      <w:pPr>
        <w:pStyle w:val="Lijstalinea"/>
        <w:numPr>
          <w:ilvl w:val="0"/>
          <w:numId w:val="32"/>
        </w:numPr>
      </w:pPr>
      <w:r>
        <w:t>T</w:t>
      </w:r>
      <w:r w:rsidR="002741FD">
        <w:t xml:space="preserve">he company </w:t>
      </w:r>
      <w:r w:rsidR="008A7BD9">
        <w:t>has received a</w:t>
      </w:r>
      <w:r w:rsidR="00236B15">
        <w:t>n event permit from the government to carry through with the activity.</w:t>
      </w:r>
    </w:p>
    <w:p w14:paraId="48C269D7" w14:textId="77777777" w:rsidR="00CD35F6" w:rsidRDefault="00CD35F6"/>
    <w:p w14:paraId="688AD725" w14:textId="4F3BEB65" w:rsidR="00BF77DA" w:rsidRDefault="00BF77DA">
      <w:pPr>
        <w:rPr>
          <w:rFonts w:eastAsiaTheme="majorEastAsia"/>
          <w:color w:val="FF0000"/>
          <w:sz w:val="32"/>
          <w:szCs w:val="32"/>
        </w:rPr>
      </w:pPr>
      <w:r>
        <w:br w:type="page"/>
      </w:r>
    </w:p>
    <w:p w14:paraId="39291CA9" w14:textId="11D40D8A" w:rsidR="00954734" w:rsidRDefault="00954734" w:rsidP="005A65E0">
      <w:pPr>
        <w:pStyle w:val="Kop1"/>
      </w:pPr>
      <w:bookmarkStart w:id="166" w:name="_Toc508106400"/>
      <w:r w:rsidRPr="006C2A02">
        <w:lastRenderedPageBreak/>
        <w:t>Appendices</w:t>
      </w:r>
      <w:bookmarkEnd w:id="166"/>
    </w:p>
    <w:p w14:paraId="0F181D16" w14:textId="77777777" w:rsidR="008C1B2D" w:rsidRPr="008C1B2D" w:rsidRDefault="008C1B2D" w:rsidP="008C1B2D"/>
    <w:p w14:paraId="647D2A86" w14:textId="77777777" w:rsidR="008C1B2D" w:rsidRPr="006C2A02" w:rsidRDefault="008C1B2D" w:rsidP="008C1B2D">
      <w:pPr>
        <w:pStyle w:val="Kop2"/>
      </w:pPr>
      <w:bookmarkStart w:id="167" w:name="_Appendix_A:_LARP"/>
      <w:bookmarkStart w:id="168" w:name="_Toc507493954"/>
      <w:bookmarkStart w:id="169" w:name="_Toc508106401"/>
      <w:bookmarkStart w:id="170" w:name="_Toc507493951"/>
      <w:bookmarkEnd w:id="167"/>
      <w:r w:rsidRPr="006C2A02">
        <w:t xml:space="preserve">Appendix </w:t>
      </w:r>
      <w:r>
        <w:t>A</w:t>
      </w:r>
      <w:r w:rsidRPr="006C2A02">
        <w:t>: LARP Definition - Wikipedia</w:t>
      </w:r>
      <w:bookmarkEnd w:id="168"/>
      <w:bookmarkEnd w:id="169"/>
    </w:p>
    <w:p w14:paraId="30D54127" w14:textId="77777777" w:rsidR="008C1B2D" w:rsidRPr="006C2A02" w:rsidRDefault="008C1B2D" w:rsidP="008C1B2D">
      <w:r w:rsidRPr="006C2A02">
        <w:t xml:space="preserve">“A live action role-playing game (LARP) is a form of role-playing game where the participants physically portray their characters. The players pursue goals within a fictional setting represented by the real world while interacting with each other in character.” </w:t>
      </w:r>
      <w:r w:rsidRPr="006C2A02">
        <w:br/>
        <w:t xml:space="preserve">&lt; </w:t>
      </w:r>
      <w:hyperlink r:id="rId21" w:history="1">
        <w:r w:rsidRPr="006C2A02">
          <w:rPr>
            <w:rStyle w:val="Hyperlink"/>
          </w:rPr>
          <w:t>https://en.wikipedia.org/wiki/Live_action_role-playing_game</w:t>
        </w:r>
      </w:hyperlink>
      <w:r w:rsidRPr="006C2A02">
        <w:t>&gt;</w:t>
      </w:r>
    </w:p>
    <w:p w14:paraId="42D5F833" w14:textId="77777777" w:rsidR="008C1B2D" w:rsidRDefault="008C1B2D" w:rsidP="005A65E0">
      <w:pPr>
        <w:pStyle w:val="Kop2"/>
      </w:pPr>
    </w:p>
    <w:p w14:paraId="738E2137" w14:textId="01DF5379" w:rsidR="00954734" w:rsidRPr="006C2A02" w:rsidRDefault="00954734" w:rsidP="005A65E0">
      <w:pPr>
        <w:pStyle w:val="Kop2"/>
      </w:pPr>
      <w:bookmarkStart w:id="171" w:name="_Appendix_B:_Map"/>
      <w:bookmarkStart w:id="172" w:name="_Toc508106402"/>
      <w:bookmarkEnd w:id="171"/>
      <w:r w:rsidRPr="006C2A02">
        <w:t xml:space="preserve">Appendix </w:t>
      </w:r>
      <w:r w:rsidR="008C1B2D">
        <w:t>B</w:t>
      </w:r>
      <w:r w:rsidRPr="006C2A02">
        <w:t>: Map of Camping Area</w:t>
      </w:r>
      <w:bookmarkEnd w:id="170"/>
      <w:bookmarkEnd w:id="172"/>
    </w:p>
    <w:p w14:paraId="2BDBDB2F" w14:textId="57330636" w:rsidR="00137546" w:rsidRPr="006C2A02" w:rsidRDefault="00137546">
      <w:r w:rsidRPr="006C2A02">
        <w:rPr>
          <w:noProof/>
        </w:rPr>
        <w:drawing>
          <wp:inline distT="0" distB="0" distL="0" distR="0" wp14:anchorId="5B823C9A" wp14:editId="396D2D17">
            <wp:extent cx="5483919" cy="38862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94838" cy="3893938"/>
                    </a:xfrm>
                    <a:prstGeom prst="rect">
                      <a:avLst/>
                    </a:prstGeom>
                  </pic:spPr>
                </pic:pic>
              </a:graphicData>
            </a:graphic>
          </wp:inline>
        </w:drawing>
      </w:r>
    </w:p>
    <w:p w14:paraId="3F3F9CB3" w14:textId="77777777" w:rsidR="00D028E8" w:rsidRPr="006C2A02" w:rsidRDefault="00D028E8" w:rsidP="005A65E0">
      <w:pPr>
        <w:pStyle w:val="Kop2"/>
      </w:pPr>
    </w:p>
    <w:p w14:paraId="662BE2CD" w14:textId="69656C4A" w:rsidR="00954734" w:rsidRPr="006C2A02" w:rsidRDefault="00954734" w:rsidP="005A65E0">
      <w:pPr>
        <w:pStyle w:val="Kop2"/>
      </w:pPr>
      <w:bookmarkStart w:id="173" w:name="_Appendix_C:_ATM"/>
      <w:bookmarkStart w:id="174" w:name="_Toc507493952"/>
      <w:bookmarkStart w:id="175" w:name="_Toc508106403"/>
      <w:bookmarkEnd w:id="173"/>
      <w:r w:rsidRPr="006C2A02">
        <w:t xml:space="preserve">Appendix </w:t>
      </w:r>
      <w:r w:rsidR="008C1B2D">
        <w:t>C</w:t>
      </w:r>
      <w:r w:rsidRPr="006C2A02">
        <w:t>: ATM Log</w:t>
      </w:r>
      <w:bookmarkEnd w:id="174"/>
      <w:bookmarkEnd w:id="175"/>
    </w:p>
    <w:p w14:paraId="38A2EA1B" w14:textId="5538B04C" w:rsidR="00A36540" w:rsidRPr="006C2A02" w:rsidRDefault="00A36540">
      <w:r w:rsidRPr="006C2A02">
        <w:rPr>
          <w:noProof/>
        </w:rPr>
        <w:drawing>
          <wp:inline distT="0" distB="0" distL="0" distR="0" wp14:anchorId="7AD034B7" wp14:editId="0E222F18">
            <wp:extent cx="5646928" cy="4943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67396" cy="4961393"/>
                    </a:xfrm>
                    <a:prstGeom prst="rect">
                      <a:avLst/>
                    </a:prstGeom>
                  </pic:spPr>
                </pic:pic>
              </a:graphicData>
            </a:graphic>
          </wp:inline>
        </w:drawing>
      </w:r>
    </w:p>
    <w:p w14:paraId="7410D888" w14:textId="77777777" w:rsidR="00D028E8" w:rsidRPr="006C2A02" w:rsidRDefault="00D028E8" w:rsidP="000A6699"/>
    <w:sectPr w:rsidR="00D028E8" w:rsidRPr="006C2A02" w:rsidSect="004E0DC0">
      <w:footerReference w:type="default" r:id="rId24"/>
      <w:pgSz w:w="11906" w:h="16838" w:code="9"/>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Gerald Hilderink" w:date="2018-03-20T09:22:00Z" w:initials="GH">
    <w:p w14:paraId="4F303130" w14:textId="77777777" w:rsidR="002A7416" w:rsidRDefault="002A7416" w:rsidP="002A7416">
      <w:pPr>
        <w:pStyle w:val="Tekstopmerking"/>
        <w:numPr>
          <w:ilvl w:val="0"/>
          <w:numId w:val="36"/>
        </w:numPr>
      </w:pPr>
      <w:r>
        <w:rPr>
          <w:rStyle w:val="Verwijzingopmerking"/>
        </w:rPr>
        <w:annotationRef/>
      </w:r>
      <w:r>
        <w:t>Nice front page</w:t>
      </w:r>
    </w:p>
    <w:p w14:paraId="77451848" w14:textId="263E9B49" w:rsidR="002A7416" w:rsidRDefault="002A7416" w:rsidP="002A7416">
      <w:pPr>
        <w:pStyle w:val="Tekstopmerking"/>
        <w:numPr>
          <w:ilvl w:val="0"/>
          <w:numId w:val="36"/>
        </w:numPr>
      </w:pPr>
      <w:r>
        <w:t>Version History is before TOC, and therefore should not be part of TOC</w:t>
      </w:r>
    </w:p>
  </w:comment>
  <w:comment w:id="9" w:author="Gerald Hilderink" w:date="2018-03-20T09:26:00Z" w:initials="GH">
    <w:p w14:paraId="73BA301C" w14:textId="6AB5F7CE" w:rsidR="002A7416" w:rsidRDefault="002A7416">
      <w:pPr>
        <w:pStyle w:val="Tekstopmerking"/>
      </w:pPr>
      <w:r>
        <w:rPr>
          <w:rStyle w:val="Verwijzingopmerking"/>
        </w:rPr>
        <w:annotationRef/>
      </w:r>
      <w:r>
        <w:t xml:space="preserve">Perhaps say something about how the solution improves the event first. Then…the solution aims at … </w:t>
      </w:r>
    </w:p>
  </w:comment>
  <w:comment w:id="10" w:author="Gerald Hilderink" w:date="2018-03-20T09:29:00Z" w:initials="GH">
    <w:p w14:paraId="34418070" w14:textId="77777777" w:rsidR="002A7416" w:rsidRDefault="002A7416">
      <w:pPr>
        <w:pStyle w:val="Tekstopmerking"/>
      </w:pPr>
      <w:r>
        <w:rPr>
          <w:rStyle w:val="Verwijzingopmerking"/>
        </w:rPr>
        <w:annotationRef/>
      </w:r>
      <w:r>
        <w:t>What is LARP?</w:t>
      </w:r>
    </w:p>
    <w:p w14:paraId="61F088BA" w14:textId="1DA63D2B" w:rsidR="002A7416" w:rsidRDefault="002A7416">
      <w:pPr>
        <w:pStyle w:val="Tekstopmerking"/>
      </w:pPr>
      <w:r>
        <w:t>Is the solution only a useful for this kind of event, or also other events?</w:t>
      </w:r>
    </w:p>
  </w:comment>
  <w:comment w:id="12" w:author="Gerald Hilderink" w:date="2018-03-20T09:31:00Z" w:initials="GH">
    <w:p w14:paraId="0D854DA7" w14:textId="4D710BE4" w:rsidR="002A7416" w:rsidRDefault="002A7416">
      <w:pPr>
        <w:pStyle w:val="Tekstopmerking"/>
      </w:pPr>
      <w:r>
        <w:rPr>
          <w:rStyle w:val="Verwijzingopmerking"/>
        </w:rPr>
        <w:annotationRef/>
      </w:r>
      <w:r>
        <w:t>I assume many events and perhaps many different types of events, right?</w:t>
      </w:r>
    </w:p>
  </w:comment>
  <w:comment w:id="18" w:author="Gerald Hilderink" w:date="2018-03-20T09:32:00Z" w:initials="GH">
    <w:p w14:paraId="0A4E0763" w14:textId="3FD2C511" w:rsidR="00AE245C" w:rsidRDefault="00AE245C">
      <w:pPr>
        <w:pStyle w:val="Tekstopmerking"/>
      </w:pPr>
      <w:r>
        <w:rPr>
          <w:rStyle w:val="Verwijzingopmerking"/>
        </w:rPr>
        <w:annotationRef/>
      </w:r>
      <w:r>
        <w:t>Name the main benefits for the client.</w:t>
      </w:r>
    </w:p>
  </w:comment>
  <w:comment w:id="29" w:author="Gerald Hilderink" w:date="2018-03-20T09:35:00Z" w:initials="GH">
    <w:p w14:paraId="3CB0E85D" w14:textId="6D0C02CA" w:rsidR="00AE245C" w:rsidRDefault="00AE245C">
      <w:pPr>
        <w:pStyle w:val="Tekstopmerking"/>
      </w:pPr>
      <w:r>
        <w:rPr>
          <w:rStyle w:val="Verwijzingopmerking"/>
        </w:rPr>
        <w:annotationRef/>
      </w:r>
      <w:r>
        <w:t>This will be a milestone. How to you plan the project to fulfil the milestone? There needs to be lots of testing, right?</w:t>
      </w:r>
    </w:p>
  </w:comment>
  <w:comment w:id="38" w:author="Gerald Hilderink" w:date="2018-03-20T09:40:00Z" w:initials="GH">
    <w:p w14:paraId="6FD2CB30" w14:textId="687BB284" w:rsidR="00AE245C" w:rsidRDefault="00AE245C">
      <w:pPr>
        <w:pStyle w:val="Tekstopmerking"/>
      </w:pPr>
      <w:r>
        <w:rPr>
          <w:rStyle w:val="Verwijzingopmerking"/>
        </w:rPr>
        <w:annotationRef/>
      </w:r>
      <w:r>
        <w:t xml:space="preserve">This is hard to read. I would say something like “..for </w:t>
      </w:r>
      <w:r w:rsidR="002B2280">
        <w:t xml:space="preserve">booking online </w:t>
      </w:r>
      <w:r>
        <w:t xml:space="preserve">the price </w:t>
      </w:r>
      <w:r w:rsidR="002B2280">
        <w:t>is</w:t>
      </w:r>
      <w:r>
        <w:t xml:space="preserve"> €20 </w:t>
      </w:r>
      <w:r w:rsidR="002B2280">
        <w:t>per person (max 6 persons) an €10 for reservation.</w:t>
      </w:r>
      <w:r>
        <w:t>”</w:t>
      </w:r>
      <w:r w:rsidR="002B2280">
        <w:t xml:space="preserve"> Booking a camping spot at the entrance charges addition €10.”</w:t>
      </w:r>
    </w:p>
  </w:comment>
  <w:comment w:id="39" w:author="Gerald Hilderink" w:date="2018-03-20T09:45:00Z" w:initials="GH">
    <w:p w14:paraId="6C7C4E7D" w14:textId="6DA7DEF4" w:rsidR="002B2280" w:rsidRDefault="002B2280">
      <w:pPr>
        <w:pStyle w:val="Tekstopmerking"/>
      </w:pPr>
      <w:r>
        <w:rPr>
          <w:rStyle w:val="Verwijzingopmerking"/>
        </w:rPr>
        <w:annotationRef/>
      </w:r>
      <w:r>
        <w:t xml:space="preserve">Is this really necessary? What account information? Is a copy of the ticket enough? What about data privacy laws? </w:t>
      </w:r>
    </w:p>
  </w:comment>
  <w:comment w:id="40" w:author="Gerald Hilderink" w:date="2018-03-20T09:48:00Z" w:initials="GH">
    <w:p w14:paraId="5C2136D7" w14:textId="50ACA841" w:rsidR="002B2280" w:rsidRDefault="002B2280">
      <w:pPr>
        <w:pStyle w:val="Tekstopmerking"/>
      </w:pPr>
      <w:r>
        <w:rPr>
          <w:rStyle w:val="Verwijzingopmerking"/>
        </w:rPr>
        <w:annotationRef/>
      </w:r>
      <w:r>
        <w:t>After the event? The ATM machines are gone by then.</w:t>
      </w:r>
    </w:p>
  </w:comment>
  <w:comment w:id="41" w:author="Gerald Hilderink" w:date="2018-03-20T09:49:00Z" w:initials="GH">
    <w:p w14:paraId="0ABFB5A2" w14:textId="18D9A6AA" w:rsidR="002B2280" w:rsidRDefault="002B2280">
      <w:pPr>
        <w:pStyle w:val="Tekstopmerking"/>
      </w:pPr>
      <w:r>
        <w:rPr>
          <w:rStyle w:val="Verwijzingopmerking"/>
        </w:rPr>
        <w:annotationRef/>
      </w:r>
      <w:r>
        <w:t xml:space="preserve">Do we need a medical doctor? </w:t>
      </w:r>
      <w:r>
        <w:rPr>
          <w:rFonts w:ascii="Segoe UI Emoji" w:eastAsia="Segoe UI Emoji" w:hAnsi="Segoe UI Emoji" w:cs="Segoe UI Emoji"/>
        </w:rPr>
        <w:t>😊</w:t>
      </w:r>
    </w:p>
  </w:comment>
  <w:comment w:id="42" w:author="Gerald Hilderink" w:date="2018-03-20T09:50:00Z" w:initials="GH">
    <w:p w14:paraId="7C836FF5" w14:textId="772250FD" w:rsidR="002B2280" w:rsidRDefault="002B2280">
      <w:pPr>
        <w:pStyle w:val="Tekstopmerking"/>
      </w:pPr>
      <w:r>
        <w:rPr>
          <w:rStyle w:val="Verwijzingopmerking"/>
        </w:rPr>
        <w:annotationRef/>
      </w:r>
      <w:r>
        <w:t xml:space="preserve">Is this allowed by the insurance company? </w:t>
      </w:r>
      <w:r>
        <w:rPr>
          <w:rFonts w:ascii="Segoe UI Emoji" w:eastAsia="Segoe UI Emoji" w:hAnsi="Segoe UI Emoji" w:cs="Segoe UI Emoji"/>
        </w:rPr>
        <w:t>😊</w:t>
      </w:r>
    </w:p>
  </w:comment>
  <w:comment w:id="47" w:author="Gerald Hilderink" w:date="2018-03-20T09:54:00Z" w:initials="GH">
    <w:p w14:paraId="44C76110" w14:textId="6B41885F" w:rsidR="003F2B96" w:rsidRDefault="003F2B96">
      <w:pPr>
        <w:pStyle w:val="Tekstopmerking"/>
      </w:pPr>
      <w:r>
        <w:rPr>
          <w:rStyle w:val="Verwijzingopmerking"/>
        </w:rPr>
        <w:annotationRef/>
      </w:r>
      <w:r>
        <w:t>In what way are the funds on the account and camping spot related? Should the camping spot be paid in advance? Does the camping spot require a separate ticket?</w:t>
      </w:r>
    </w:p>
  </w:comment>
  <w:comment w:id="48" w:author="Gerald Hilderink" w:date="2018-03-20T09:57:00Z" w:initials="GH">
    <w:p w14:paraId="74867061" w14:textId="208B0890" w:rsidR="003F2B96" w:rsidRDefault="003F2B96">
      <w:pPr>
        <w:pStyle w:val="Tekstopmerking"/>
      </w:pPr>
      <w:r>
        <w:rPr>
          <w:rStyle w:val="Verwijzingopmerking"/>
        </w:rPr>
        <w:annotationRef/>
      </w:r>
      <w:r>
        <w:t>RFID card/band? It’s more or less the same as account, but what is more clear?</w:t>
      </w:r>
    </w:p>
  </w:comment>
  <w:comment w:id="51" w:author="Gerald Hilderink" w:date="2018-03-20T10:00:00Z" w:initials="GH">
    <w:p w14:paraId="39E09D24" w14:textId="0B54D60F" w:rsidR="003F2B96" w:rsidRDefault="003F2B96">
      <w:pPr>
        <w:pStyle w:val="Tekstopmerking"/>
      </w:pPr>
      <w:r>
        <w:rPr>
          <w:rStyle w:val="Verwijzingopmerking"/>
        </w:rPr>
        <w:annotationRef/>
      </w:r>
      <w:r>
        <w:t>Nice text. I would expect something like this also at the introduction. It would address the need for the solution for the client.</w:t>
      </w:r>
    </w:p>
  </w:comment>
  <w:comment w:id="67" w:author="Gerald Hilderink" w:date="2018-03-20T10:06:00Z" w:initials="GH">
    <w:p w14:paraId="554D863B" w14:textId="5FB55CDF" w:rsidR="003B2482" w:rsidRDefault="003B2482">
      <w:pPr>
        <w:pStyle w:val="Tekstopmerking"/>
      </w:pPr>
      <w:r>
        <w:rPr>
          <w:rStyle w:val="Verwijzingopmerking"/>
        </w:rPr>
        <w:annotationRef/>
      </w:r>
      <w:r>
        <w:t>What is the idea behind this?</w:t>
      </w:r>
    </w:p>
  </w:comment>
  <w:comment w:id="68" w:author="Gerald Hilderink" w:date="2018-03-20T10:06:00Z" w:initials="GH">
    <w:p w14:paraId="4BB8BE0A" w14:textId="0D38B904" w:rsidR="003B2482" w:rsidRDefault="003B2482">
      <w:pPr>
        <w:pStyle w:val="Tekstopmerking"/>
      </w:pPr>
      <w:r>
        <w:rPr>
          <w:rStyle w:val="Verwijzingopmerking"/>
        </w:rPr>
        <w:annotationRef/>
      </w:r>
      <w:r>
        <w:t>…real-time and easy?</w:t>
      </w:r>
    </w:p>
  </w:comment>
  <w:comment w:id="69" w:author="Gerald Hilderink" w:date="2018-03-20T10:07:00Z" w:initials="GH">
    <w:p w14:paraId="541E981B" w14:textId="13AAFCF1" w:rsidR="003B2482" w:rsidRDefault="003B2482">
      <w:pPr>
        <w:pStyle w:val="Tekstopmerking"/>
      </w:pPr>
      <w:r>
        <w:rPr>
          <w:rStyle w:val="Verwijzingopmerking"/>
        </w:rPr>
        <w:annotationRef/>
      </w:r>
      <w:r>
        <w:t>What is the idea behind this?</w:t>
      </w:r>
    </w:p>
  </w:comment>
  <w:comment w:id="70" w:author="Gerald Hilderink" w:date="2018-03-20T10:07:00Z" w:initials="GH">
    <w:p w14:paraId="21B66CD7" w14:textId="47260758" w:rsidR="003B2482" w:rsidRDefault="003B2482">
      <w:pPr>
        <w:pStyle w:val="Tekstopmerking"/>
      </w:pPr>
      <w:r>
        <w:rPr>
          <w:rStyle w:val="Verwijzingopmerking"/>
        </w:rPr>
        <w:annotationRef/>
      </w:r>
      <w:r>
        <w:t>Everything? What is the difference with the other monitoring?</w:t>
      </w:r>
    </w:p>
  </w:comment>
  <w:comment w:id="71" w:author="Gerald Hilderink" w:date="2018-03-20T10:08:00Z" w:initials="GH">
    <w:p w14:paraId="18F4909D" w14:textId="06F56873" w:rsidR="003B2482" w:rsidRDefault="003B2482">
      <w:pPr>
        <w:pStyle w:val="Tekstopmerking"/>
      </w:pPr>
      <w:r>
        <w:rPr>
          <w:rStyle w:val="Verwijzingopmerking"/>
        </w:rPr>
        <w:annotationRef/>
      </w:r>
      <w:r>
        <w:t>If this is a goal than it needs a bullet.</w:t>
      </w:r>
    </w:p>
  </w:comment>
  <w:comment w:id="78" w:author="Gerald Hilderink" w:date="2018-03-20T10:16:00Z" w:initials="GH">
    <w:p w14:paraId="721E6002" w14:textId="0830D7FD" w:rsidR="001D2FB2" w:rsidRDefault="001D2FB2">
      <w:pPr>
        <w:pStyle w:val="Tekstopmerking"/>
      </w:pPr>
      <w:r>
        <w:rPr>
          <w:rStyle w:val="Verwijzingopmerking"/>
        </w:rPr>
        <w:annotationRef/>
      </w:r>
      <w:r>
        <w:t>When do the visitors get the RFID card/band?</w:t>
      </w:r>
    </w:p>
  </w:comment>
  <w:comment w:id="77" w:author="Gerald Hilderink" w:date="2018-03-20T10:11:00Z" w:initials="GH">
    <w:p w14:paraId="01EB52FF" w14:textId="0EE58A3E" w:rsidR="001D2FB2" w:rsidRDefault="001D2FB2">
      <w:pPr>
        <w:pStyle w:val="Tekstopmerking"/>
      </w:pPr>
      <w:r>
        <w:rPr>
          <w:rStyle w:val="Verwijzingopmerking"/>
        </w:rPr>
        <w:annotationRef/>
      </w:r>
      <w:r>
        <w:t xml:space="preserve">I would assume that the ticket (QR), RFID card/band and the account are linked. </w:t>
      </w:r>
    </w:p>
  </w:comment>
  <w:comment w:id="79" w:author="Gerald Hilderink" w:date="2018-03-20T10:13:00Z" w:initials="GH">
    <w:p w14:paraId="16F51F7A" w14:textId="7555EE93" w:rsidR="001D2FB2" w:rsidRDefault="001D2FB2">
      <w:pPr>
        <w:pStyle w:val="Tekstopmerking"/>
      </w:pPr>
      <w:r>
        <w:rPr>
          <w:rStyle w:val="Verwijzingopmerking"/>
        </w:rPr>
        <w:annotationRef/>
      </w:r>
      <w:r>
        <w:t>Explain. In lane for the Cashier? This is different from the entrance lanes.</w:t>
      </w:r>
    </w:p>
  </w:comment>
  <w:comment w:id="80" w:author="Gerald Hilderink" w:date="2018-03-20T10:15:00Z" w:initials="GH">
    <w:p w14:paraId="7CAE61A7" w14:textId="0EDA91F7" w:rsidR="001D2FB2" w:rsidRDefault="001D2FB2">
      <w:pPr>
        <w:pStyle w:val="Tekstopmerking"/>
      </w:pPr>
      <w:r>
        <w:rPr>
          <w:rStyle w:val="Verwijzingopmerking"/>
        </w:rPr>
        <w:annotationRef/>
      </w:r>
      <w:r>
        <w:t>A new one?</w:t>
      </w:r>
    </w:p>
  </w:comment>
  <w:comment w:id="81" w:author="Gerald Hilderink" w:date="2018-03-20T10:17:00Z" w:initials="GH">
    <w:p w14:paraId="54DAAB7F" w14:textId="448B66B6" w:rsidR="001D2FB2" w:rsidRDefault="001D2FB2">
      <w:pPr>
        <w:pStyle w:val="Tekstopmerking"/>
      </w:pPr>
      <w:r>
        <w:rPr>
          <w:rStyle w:val="Verwijzingopmerking"/>
        </w:rPr>
        <w:annotationRef/>
      </w:r>
      <w:r>
        <w:t>Explain. When is the data removed? What data?</w:t>
      </w:r>
    </w:p>
  </w:comment>
  <w:comment w:id="87" w:author="Gerald Hilderink" w:date="2018-03-20T10:20:00Z" w:initials="GH">
    <w:p w14:paraId="34F3BE3D" w14:textId="6C197D13" w:rsidR="001D2FB2" w:rsidRDefault="001D2FB2">
      <w:pPr>
        <w:pStyle w:val="Tekstopmerking"/>
      </w:pPr>
      <w:r>
        <w:rPr>
          <w:rStyle w:val="Verwijzingopmerking"/>
        </w:rPr>
        <w:annotationRef/>
      </w:r>
      <w:r>
        <w:t>How do these related to statistics?</w:t>
      </w:r>
    </w:p>
  </w:comment>
  <w:comment w:id="82" w:author="Gerald Hilderink" w:date="2018-03-20T10:26:00Z" w:initials="GH">
    <w:p w14:paraId="2C442A88" w14:textId="56BC11A3" w:rsidR="004248DD" w:rsidRDefault="004248DD">
      <w:pPr>
        <w:pStyle w:val="Tekstopmerking"/>
      </w:pPr>
      <w:r>
        <w:rPr>
          <w:rStyle w:val="Verwijzingopmerking"/>
        </w:rPr>
        <w:annotationRef/>
      </w:r>
      <w:r>
        <w:t>Complicated text. Can you give a structure (bullets) of what is monitored. Describe briefly what the purpose is of the monitoring.</w:t>
      </w:r>
    </w:p>
  </w:comment>
  <w:comment w:id="91" w:author="Gerald Hilderink" w:date="2018-03-20T10:28:00Z" w:initials="GH">
    <w:p w14:paraId="323892FB" w14:textId="34D25494" w:rsidR="004162A9" w:rsidRDefault="004162A9">
      <w:pPr>
        <w:pStyle w:val="Tekstopmerking"/>
      </w:pPr>
      <w:r>
        <w:rPr>
          <w:rStyle w:val="Verwijzingopmerking"/>
        </w:rPr>
        <w:annotationRef/>
      </w:r>
      <w:r>
        <w:t>Cashier? Info center?</w:t>
      </w:r>
    </w:p>
  </w:comment>
  <w:comment w:id="92" w:author="Gerald Hilderink" w:date="2018-03-20T10:36:00Z" w:initials="GH">
    <w:p w14:paraId="66C21221" w14:textId="10252ED9" w:rsidR="00380880" w:rsidRDefault="00380880">
      <w:pPr>
        <w:pStyle w:val="Tekstopmerking"/>
      </w:pPr>
      <w:r>
        <w:rPr>
          <w:rStyle w:val="Verwijzingopmerking"/>
        </w:rPr>
        <w:annotationRef/>
      </w:r>
      <w:r>
        <w:t>Where is the test report? See Phasing.</w:t>
      </w:r>
    </w:p>
  </w:comment>
  <w:comment w:id="100" w:author="Gerald Hilderink" w:date="2018-03-20T10:31:00Z" w:initials="GH">
    <w:p w14:paraId="47F9A2B0" w14:textId="5D690CAE" w:rsidR="004162A9" w:rsidRDefault="004162A9">
      <w:pPr>
        <w:pStyle w:val="Tekstopmerking"/>
      </w:pPr>
      <w:r>
        <w:rPr>
          <w:rStyle w:val="Verwijzingopmerking"/>
        </w:rPr>
        <w:annotationRef/>
      </w:r>
      <w:r w:rsidR="00EF5C83">
        <w:t>Many of these define</w:t>
      </w:r>
      <w:r>
        <w:t xml:space="preserve"> the boundaries of the projec</w:t>
      </w:r>
      <w:r w:rsidR="00EF5C83">
        <w:t>t</w:t>
      </w:r>
      <w:r>
        <w:t>. Are these truly constraints</w:t>
      </w:r>
      <w:r w:rsidR="00EF5C83">
        <w:t xml:space="preserve"> that could impact the entire project</w:t>
      </w:r>
      <w:r>
        <w:t>?</w:t>
      </w:r>
    </w:p>
    <w:p w14:paraId="794981A6" w14:textId="77777777" w:rsidR="004162A9" w:rsidRDefault="004162A9">
      <w:pPr>
        <w:pStyle w:val="Tekstopmerking"/>
      </w:pPr>
    </w:p>
    <w:p w14:paraId="04037129" w14:textId="568BA529" w:rsidR="004162A9" w:rsidRDefault="004162A9">
      <w:pPr>
        <w:pStyle w:val="Tekstopmerking"/>
      </w:pPr>
      <w:r w:rsidRPr="004162A9">
        <w:t>https://resources.workfront.com/project-management-blog/the-6-project-constraints</w:t>
      </w:r>
    </w:p>
  </w:comment>
  <w:comment w:id="135" w:author="Gerald Hilderink" w:date="2018-03-20T10:34:00Z" w:initials="GH">
    <w:p w14:paraId="3D970C2C" w14:textId="5FCD18C1" w:rsidR="00380880" w:rsidRDefault="00380880">
      <w:pPr>
        <w:pStyle w:val="Tekstopmerking"/>
      </w:pPr>
      <w:r>
        <w:rPr>
          <w:rStyle w:val="Verwijzingopmerking"/>
        </w:rPr>
        <w:annotationRef/>
      </w:r>
      <w:r>
        <w:t xml:space="preserve">What are the risks that can cause the deadlines not to be met? </w:t>
      </w:r>
    </w:p>
  </w:comment>
  <w:comment w:id="139" w:author="Gerald Hilderink" w:date="2018-03-20T10:35:00Z" w:initials="GH">
    <w:p w14:paraId="5A3B96D4" w14:textId="756CB754" w:rsidR="00380880" w:rsidRDefault="00380880">
      <w:pPr>
        <w:pStyle w:val="Tekstopmerking"/>
      </w:pPr>
      <w:r>
        <w:rPr>
          <w:rStyle w:val="Verwijzingopmerking"/>
        </w:rPr>
        <w:annotationRef/>
      </w:r>
      <w:r>
        <w:t xml:space="preserve">Always HIGH </w:t>
      </w:r>
      <w:r>
        <w:rPr>
          <w:rFonts w:ascii="Segoe UI Emoji" w:eastAsia="Segoe UI Emoji" w:hAnsi="Segoe UI Emoji" w:cs="Segoe UI Emoji"/>
        </w:rPr>
        <w:t>😊</w:t>
      </w:r>
    </w:p>
  </w:comment>
  <w:comment w:id="141" w:author="Gerald Hilderink" w:date="2018-03-20T10:37:00Z" w:initials="GH">
    <w:p w14:paraId="7D82F01A" w14:textId="48D57C16" w:rsidR="00380880" w:rsidRDefault="00380880">
      <w:pPr>
        <w:pStyle w:val="Tekstopmerking"/>
      </w:pPr>
      <w:r>
        <w:rPr>
          <w:rStyle w:val="Verwijzingopmerking"/>
        </w:rPr>
        <w:annotationRef/>
      </w:r>
      <w:r>
        <w:t>Great overview!</w:t>
      </w:r>
    </w:p>
  </w:comment>
  <w:comment w:id="144" w:author="Gerald Hilderink" w:date="2018-03-20T10:38:00Z" w:initials="GH">
    <w:p w14:paraId="7DEB61C7" w14:textId="59C49B9B" w:rsidR="00380880" w:rsidRDefault="00380880">
      <w:pPr>
        <w:pStyle w:val="Tekstopmerking"/>
      </w:pPr>
      <w:r>
        <w:rPr>
          <w:rStyle w:val="Verwijzingopmerking"/>
        </w:rPr>
        <w:annotationRef/>
      </w:r>
      <w:r>
        <w:t>This is something you keep on doing during the project.</w:t>
      </w:r>
    </w:p>
  </w:comment>
  <w:comment w:id="147" w:author="Gerald Hilderink" w:date="2018-03-20T10:38:00Z" w:initials="GH">
    <w:p w14:paraId="66927E0B" w14:textId="1C302C32" w:rsidR="00380880" w:rsidRDefault="00380880">
      <w:pPr>
        <w:pStyle w:val="Tekstopmerking"/>
      </w:pPr>
      <w:r>
        <w:rPr>
          <w:rStyle w:val="Verwijzingopmerking"/>
        </w:rPr>
        <w:annotationRef/>
      </w:r>
      <w:r>
        <w:t>Not the monitoring visitors, but the “event flow”? I think you need to be more specific.</w:t>
      </w:r>
    </w:p>
  </w:comment>
  <w:comment w:id="150" w:author="Gerald Hilderink" w:date="2018-03-20T10:40:00Z" w:initials="GH">
    <w:p w14:paraId="7F1C385A" w14:textId="6C6B661C" w:rsidR="00380880" w:rsidRDefault="00380880">
      <w:pPr>
        <w:pStyle w:val="Tekstopmerking"/>
      </w:pPr>
      <w:r>
        <w:rPr>
          <w:rStyle w:val="Verwijzingopmerking"/>
        </w:rPr>
        <w:annotationRef/>
      </w:r>
      <w:r>
        <w:t>What is the idea behind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7451848" w15:done="0"/>
  <w15:commentEx w15:paraId="73BA301C" w15:done="0"/>
  <w15:commentEx w15:paraId="61F088BA" w15:done="0"/>
  <w15:commentEx w15:paraId="0D854DA7" w15:done="0"/>
  <w15:commentEx w15:paraId="0A4E0763" w15:done="0"/>
  <w15:commentEx w15:paraId="3CB0E85D" w15:done="0"/>
  <w15:commentEx w15:paraId="6FD2CB30" w15:done="0"/>
  <w15:commentEx w15:paraId="6C7C4E7D" w15:done="0"/>
  <w15:commentEx w15:paraId="5C2136D7" w15:done="0"/>
  <w15:commentEx w15:paraId="0ABFB5A2" w15:done="0"/>
  <w15:commentEx w15:paraId="7C836FF5" w15:done="0"/>
  <w15:commentEx w15:paraId="44C76110" w15:done="0"/>
  <w15:commentEx w15:paraId="74867061" w15:done="0"/>
  <w15:commentEx w15:paraId="39E09D24" w15:done="0"/>
  <w15:commentEx w15:paraId="554D863B" w15:done="0"/>
  <w15:commentEx w15:paraId="4BB8BE0A" w15:done="0"/>
  <w15:commentEx w15:paraId="541E981B" w15:done="0"/>
  <w15:commentEx w15:paraId="21B66CD7" w15:done="0"/>
  <w15:commentEx w15:paraId="18F4909D" w15:done="0"/>
  <w15:commentEx w15:paraId="721E6002" w15:done="0"/>
  <w15:commentEx w15:paraId="01EB52FF" w15:done="0"/>
  <w15:commentEx w15:paraId="16F51F7A" w15:done="0"/>
  <w15:commentEx w15:paraId="7CAE61A7" w15:done="0"/>
  <w15:commentEx w15:paraId="54DAAB7F" w15:done="0"/>
  <w15:commentEx w15:paraId="34F3BE3D" w15:done="0"/>
  <w15:commentEx w15:paraId="2C442A88" w15:done="0"/>
  <w15:commentEx w15:paraId="323892FB" w15:done="0"/>
  <w15:commentEx w15:paraId="66C21221" w15:done="0"/>
  <w15:commentEx w15:paraId="04037129" w15:done="0"/>
  <w15:commentEx w15:paraId="3D970C2C" w15:done="0"/>
  <w15:commentEx w15:paraId="5A3B96D4" w15:done="0"/>
  <w15:commentEx w15:paraId="7D82F01A" w15:done="0"/>
  <w15:commentEx w15:paraId="7DEB61C7" w15:done="0"/>
  <w15:commentEx w15:paraId="66927E0B" w15:done="0"/>
  <w15:commentEx w15:paraId="7F1C385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3BA301C" w16cid:durableId="1E5B5263"/>
  <w16cid:commentId w16cid:paraId="61F088BA" w16cid:durableId="1E5B5306"/>
  <w16cid:commentId w16cid:paraId="0D854DA7" w16cid:durableId="1E5B5358"/>
  <w16cid:commentId w16cid:paraId="0A4E0763" w16cid:durableId="1E5B53BF"/>
  <w16cid:commentId w16cid:paraId="3CB0E85D" w16cid:durableId="1E5B5461"/>
  <w16cid:commentId w16cid:paraId="6FD2CB30" w16cid:durableId="1E5B5596"/>
  <w16cid:commentId w16cid:paraId="6C7C4E7D" w16cid:durableId="1E5B56A2"/>
  <w16cid:commentId w16cid:paraId="5C2136D7" w16cid:durableId="1E5B5767"/>
  <w16cid:commentId w16cid:paraId="0ABFB5A2" w16cid:durableId="1E5B57BD"/>
  <w16cid:commentId w16cid:paraId="7C836FF5" w16cid:durableId="1E5B57D3"/>
  <w16cid:commentId w16cid:paraId="44C76110" w16cid:durableId="1E5B58BA"/>
  <w16cid:commentId w16cid:paraId="74867061" w16cid:durableId="1E5B5978"/>
  <w16cid:commentId w16cid:paraId="39E09D24" w16cid:durableId="1E5B5A5A"/>
  <w16cid:commentId w16cid:paraId="554D863B" w16cid:durableId="1E5B5B99"/>
  <w16cid:commentId w16cid:paraId="4BB8BE0A" w16cid:durableId="1E5B5BB9"/>
  <w16cid:commentId w16cid:paraId="541E981B" w16cid:durableId="1E5B5BD9"/>
  <w16cid:commentId w16cid:paraId="21B66CD7" w16cid:durableId="1E5B5BE9"/>
  <w16cid:commentId w16cid:paraId="18F4909D" w16cid:durableId="1E5B5C1B"/>
  <w16cid:commentId w16cid:paraId="721E6002" w16cid:durableId="1E5B5DE1"/>
  <w16cid:commentId w16cid:paraId="01EB52FF" w16cid:durableId="1E5B5CED"/>
  <w16cid:commentId w16cid:paraId="16F51F7A" w16cid:durableId="1E5B5D47"/>
  <w16cid:commentId w16cid:paraId="7CAE61A7" w16cid:durableId="1E5B5DAE"/>
  <w16cid:commentId w16cid:paraId="54DAAB7F" w16cid:durableId="1E5B5E39"/>
  <w16cid:commentId w16cid:paraId="34F3BE3D" w16cid:durableId="1E5B5ED0"/>
  <w16cid:commentId w16cid:paraId="2C442A88" w16cid:durableId="1E5B606F"/>
  <w16cid:commentId w16cid:paraId="323892FB" w16cid:durableId="1E5B60CF"/>
  <w16cid:commentId w16cid:paraId="66C21221" w16cid:durableId="1E5B62C4"/>
  <w16cid:commentId w16cid:paraId="04037129" w16cid:durableId="1E5B6172"/>
  <w16cid:commentId w16cid:paraId="3D970C2C" w16cid:durableId="1E5B6238"/>
  <w16cid:commentId w16cid:paraId="5A3B96D4" w16cid:durableId="1E5B626F"/>
  <w16cid:commentId w16cid:paraId="7D82F01A" w16cid:durableId="1E5B62E4"/>
  <w16cid:commentId w16cid:paraId="7DEB61C7" w16cid:durableId="1E5B6327"/>
  <w16cid:commentId w16cid:paraId="66927E0B" w16cid:durableId="1E5B633F"/>
  <w16cid:commentId w16cid:paraId="7F1C385A" w16cid:durableId="1E5B63A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1AF493" w14:textId="77777777" w:rsidR="00F61391" w:rsidRDefault="00F61391" w:rsidP="00E577D5">
      <w:pPr>
        <w:spacing w:after="0" w:line="240" w:lineRule="auto"/>
      </w:pPr>
      <w:r>
        <w:separator/>
      </w:r>
    </w:p>
  </w:endnote>
  <w:endnote w:type="continuationSeparator" w:id="0">
    <w:p w14:paraId="255C67E9" w14:textId="77777777" w:rsidR="00F61391" w:rsidRDefault="00F61391" w:rsidP="00E577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28550954"/>
      <w:docPartObj>
        <w:docPartGallery w:val="Page Numbers (Bottom of Page)"/>
        <w:docPartUnique/>
      </w:docPartObj>
    </w:sdtPr>
    <w:sdtEndPr>
      <w:rPr>
        <w:noProof/>
      </w:rPr>
    </w:sdtEndPr>
    <w:sdtContent>
      <w:p w14:paraId="255C8ABF" w14:textId="710E2763" w:rsidR="002A7416" w:rsidRDefault="002A7416" w:rsidP="00135AA8">
        <w:pPr>
          <w:pStyle w:val="Voettekst"/>
        </w:pPr>
        <w:r w:rsidRPr="00435123">
          <w:t>© 2018 Eloniah Software Solutions</w:t>
        </w:r>
        <w:r>
          <w:t xml:space="preserve"> – </w:t>
        </w:r>
        <w:r>
          <w:tab/>
          <w:t>Project Plan for Events International</w:t>
        </w:r>
        <w:r>
          <w:tab/>
        </w:r>
        <w:r>
          <w:fldChar w:fldCharType="begin"/>
        </w:r>
        <w:r>
          <w:instrText xml:space="preserve"> PAGE   \* MERGEFORMAT </w:instrText>
        </w:r>
        <w:r>
          <w:fldChar w:fldCharType="separate"/>
        </w:r>
        <w:r>
          <w:rPr>
            <w:noProof/>
          </w:rPr>
          <w:t>15</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1961B7" w14:textId="77777777" w:rsidR="00F61391" w:rsidRDefault="00F61391" w:rsidP="00E577D5">
      <w:pPr>
        <w:spacing w:after="0" w:line="240" w:lineRule="auto"/>
      </w:pPr>
      <w:r>
        <w:separator/>
      </w:r>
    </w:p>
  </w:footnote>
  <w:footnote w:type="continuationSeparator" w:id="0">
    <w:p w14:paraId="62C7CE82" w14:textId="77777777" w:rsidR="00F61391" w:rsidRDefault="00F61391" w:rsidP="00E577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31895"/>
    <w:multiLevelType w:val="hybridMultilevel"/>
    <w:tmpl w:val="B888EE8A"/>
    <w:lvl w:ilvl="0" w:tplc="CA9AF82C">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C34589"/>
    <w:multiLevelType w:val="hybridMultilevel"/>
    <w:tmpl w:val="E63E7B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EE1601"/>
    <w:multiLevelType w:val="hybridMultilevel"/>
    <w:tmpl w:val="E30E3F24"/>
    <w:lvl w:ilvl="0" w:tplc="D5DE1F1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53005A"/>
    <w:multiLevelType w:val="hybridMultilevel"/>
    <w:tmpl w:val="8182C0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1D079B"/>
    <w:multiLevelType w:val="hybridMultilevel"/>
    <w:tmpl w:val="067E72F0"/>
    <w:lvl w:ilvl="0" w:tplc="CA9AF82C">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E51D20"/>
    <w:multiLevelType w:val="hybridMultilevel"/>
    <w:tmpl w:val="BCACA1F8"/>
    <w:lvl w:ilvl="0" w:tplc="CA9AF82C">
      <w:numFmt w:val="bullet"/>
      <w:lvlText w:val=""/>
      <w:lvlJc w:val="left"/>
      <w:pPr>
        <w:ind w:left="720" w:hanging="360"/>
      </w:pPr>
      <w:rPr>
        <w:rFonts w:ascii="Symbol" w:eastAsiaTheme="minorHAnsi" w:hAnsi="Symbol" w:cs="Times New Roman" w:hint="default"/>
      </w:rPr>
    </w:lvl>
    <w:lvl w:ilvl="1" w:tplc="CA9AF82C">
      <w:numFmt w:val="bullet"/>
      <w:lvlText w:val=""/>
      <w:lvlJc w:val="left"/>
      <w:pPr>
        <w:ind w:left="1440" w:hanging="360"/>
      </w:pPr>
      <w:rPr>
        <w:rFonts w:ascii="Symbol" w:eastAsiaTheme="minorHAnsi" w:hAnsi="Symbol"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054346"/>
    <w:multiLevelType w:val="hybridMultilevel"/>
    <w:tmpl w:val="446409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45419C"/>
    <w:multiLevelType w:val="hybridMultilevel"/>
    <w:tmpl w:val="47DC4A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F237DF"/>
    <w:multiLevelType w:val="hybridMultilevel"/>
    <w:tmpl w:val="F5881F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13691E"/>
    <w:multiLevelType w:val="hybridMultilevel"/>
    <w:tmpl w:val="1FF8D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4C3DF4"/>
    <w:multiLevelType w:val="hybridMultilevel"/>
    <w:tmpl w:val="0204A6B4"/>
    <w:lvl w:ilvl="0" w:tplc="DD90905E">
      <w:numFmt w:val="bullet"/>
      <w:lvlText w:val="-"/>
      <w:lvlJc w:val="left"/>
      <w:pPr>
        <w:ind w:left="720" w:hanging="360"/>
      </w:pPr>
      <w:rPr>
        <w:rFonts w:ascii="Times New Roman" w:eastAsiaTheme="minorHAnsi" w:hAnsi="Times New Roman"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1C521A20"/>
    <w:multiLevelType w:val="hybridMultilevel"/>
    <w:tmpl w:val="260E43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BA42B3"/>
    <w:multiLevelType w:val="hybridMultilevel"/>
    <w:tmpl w:val="5AAA7EEE"/>
    <w:lvl w:ilvl="0" w:tplc="7EBEC544">
      <w:numFmt w:val="bullet"/>
      <w:lvlText w:val="-"/>
      <w:lvlJc w:val="left"/>
      <w:pPr>
        <w:ind w:left="720" w:hanging="360"/>
      </w:pPr>
      <w:rPr>
        <w:rFonts w:ascii="Times New Roman" w:eastAsiaTheme="minorHAnsi" w:hAnsi="Times New Roman"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23472019"/>
    <w:multiLevelType w:val="hybridMultilevel"/>
    <w:tmpl w:val="36A23DAA"/>
    <w:lvl w:ilvl="0" w:tplc="CA9AF82C">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880990"/>
    <w:multiLevelType w:val="hybridMultilevel"/>
    <w:tmpl w:val="246E1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414E12"/>
    <w:multiLevelType w:val="hybridMultilevel"/>
    <w:tmpl w:val="3D9276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210ECB"/>
    <w:multiLevelType w:val="hybridMultilevel"/>
    <w:tmpl w:val="98B867E8"/>
    <w:lvl w:ilvl="0" w:tplc="C13A5482">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8C24B8"/>
    <w:multiLevelType w:val="hybridMultilevel"/>
    <w:tmpl w:val="4DD09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7E004D"/>
    <w:multiLevelType w:val="hybridMultilevel"/>
    <w:tmpl w:val="CA6651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D4E12DF"/>
    <w:multiLevelType w:val="hybridMultilevel"/>
    <w:tmpl w:val="D728D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1C90F44"/>
    <w:multiLevelType w:val="hybridMultilevel"/>
    <w:tmpl w:val="69BE40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8C52C3"/>
    <w:multiLevelType w:val="hybridMultilevel"/>
    <w:tmpl w:val="AC0A835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459524DE"/>
    <w:multiLevelType w:val="hybridMultilevel"/>
    <w:tmpl w:val="FB28C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5E11199"/>
    <w:multiLevelType w:val="hybridMultilevel"/>
    <w:tmpl w:val="9FA88ACC"/>
    <w:lvl w:ilvl="0" w:tplc="CA9AF82C">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4E57B6"/>
    <w:multiLevelType w:val="hybridMultilevel"/>
    <w:tmpl w:val="408CC3BE"/>
    <w:lvl w:ilvl="0" w:tplc="7EBEC544">
      <w:numFmt w:val="bullet"/>
      <w:lvlText w:val="-"/>
      <w:lvlJc w:val="left"/>
      <w:pPr>
        <w:ind w:left="720" w:hanging="360"/>
      </w:pPr>
      <w:rPr>
        <w:rFonts w:ascii="Times New Roman" w:eastAsiaTheme="minorHAnsi" w:hAnsi="Times New Roman"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4CBD46B2"/>
    <w:multiLevelType w:val="hybridMultilevel"/>
    <w:tmpl w:val="3CC6FD5E"/>
    <w:lvl w:ilvl="0" w:tplc="E6DACA94">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FA281C"/>
    <w:multiLevelType w:val="hybridMultilevel"/>
    <w:tmpl w:val="AD4CEE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3023203"/>
    <w:multiLevelType w:val="hybridMultilevel"/>
    <w:tmpl w:val="2856F2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6304542"/>
    <w:multiLevelType w:val="hybridMultilevel"/>
    <w:tmpl w:val="9A3C66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70A52D1"/>
    <w:multiLevelType w:val="hybridMultilevel"/>
    <w:tmpl w:val="37647A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9671FA5"/>
    <w:multiLevelType w:val="hybridMultilevel"/>
    <w:tmpl w:val="13B697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E215636"/>
    <w:multiLevelType w:val="hybridMultilevel"/>
    <w:tmpl w:val="0E202B2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5ED72DDF"/>
    <w:multiLevelType w:val="hybridMultilevel"/>
    <w:tmpl w:val="F96C41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5E24C9A"/>
    <w:multiLevelType w:val="hybridMultilevel"/>
    <w:tmpl w:val="80FE1C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DCF6A08"/>
    <w:multiLevelType w:val="hybridMultilevel"/>
    <w:tmpl w:val="F1CCD6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E796D7F"/>
    <w:multiLevelType w:val="hybridMultilevel"/>
    <w:tmpl w:val="512A4E9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1384A15"/>
    <w:multiLevelType w:val="hybridMultilevel"/>
    <w:tmpl w:val="D43CAC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E3F7F87"/>
    <w:multiLevelType w:val="hybridMultilevel"/>
    <w:tmpl w:val="B31CD1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13"/>
  </w:num>
  <w:num w:numId="3">
    <w:abstractNumId w:val="2"/>
  </w:num>
  <w:num w:numId="4">
    <w:abstractNumId w:val="7"/>
  </w:num>
  <w:num w:numId="5">
    <w:abstractNumId w:val="1"/>
  </w:num>
  <w:num w:numId="6">
    <w:abstractNumId w:val="31"/>
  </w:num>
  <w:num w:numId="7">
    <w:abstractNumId w:val="33"/>
  </w:num>
  <w:num w:numId="8">
    <w:abstractNumId w:val="8"/>
  </w:num>
  <w:num w:numId="9">
    <w:abstractNumId w:val="20"/>
  </w:num>
  <w:num w:numId="10">
    <w:abstractNumId w:val="36"/>
  </w:num>
  <w:num w:numId="11">
    <w:abstractNumId w:val="28"/>
  </w:num>
  <w:num w:numId="12">
    <w:abstractNumId w:val="18"/>
  </w:num>
  <w:num w:numId="13">
    <w:abstractNumId w:val="5"/>
  </w:num>
  <w:num w:numId="14">
    <w:abstractNumId w:val="29"/>
  </w:num>
  <w:num w:numId="15">
    <w:abstractNumId w:val="6"/>
  </w:num>
  <w:num w:numId="16">
    <w:abstractNumId w:val="0"/>
  </w:num>
  <w:num w:numId="17">
    <w:abstractNumId w:val="23"/>
  </w:num>
  <w:num w:numId="18">
    <w:abstractNumId w:val="4"/>
  </w:num>
  <w:num w:numId="19">
    <w:abstractNumId w:val="3"/>
  </w:num>
  <w:num w:numId="20">
    <w:abstractNumId w:val="26"/>
  </w:num>
  <w:num w:numId="21">
    <w:abstractNumId w:val="30"/>
  </w:num>
  <w:num w:numId="22">
    <w:abstractNumId w:val="32"/>
  </w:num>
  <w:num w:numId="23">
    <w:abstractNumId w:val="11"/>
  </w:num>
  <w:num w:numId="24">
    <w:abstractNumId w:val="35"/>
  </w:num>
  <w:num w:numId="25">
    <w:abstractNumId w:val="19"/>
  </w:num>
  <w:num w:numId="26">
    <w:abstractNumId w:val="17"/>
  </w:num>
  <w:num w:numId="27">
    <w:abstractNumId w:val="9"/>
  </w:num>
  <w:num w:numId="28">
    <w:abstractNumId w:val="22"/>
  </w:num>
  <w:num w:numId="29">
    <w:abstractNumId w:val="37"/>
  </w:num>
  <w:num w:numId="30">
    <w:abstractNumId w:val="14"/>
  </w:num>
  <w:num w:numId="31">
    <w:abstractNumId w:val="34"/>
  </w:num>
  <w:num w:numId="32">
    <w:abstractNumId w:val="27"/>
  </w:num>
  <w:num w:numId="33">
    <w:abstractNumId w:val="15"/>
  </w:num>
  <w:num w:numId="34">
    <w:abstractNumId w:val="16"/>
  </w:num>
  <w:num w:numId="35">
    <w:abstractNumId w:val="10"/>
  </w:num>
  <w:num w:numId="36">
    <w:abstractNumId w:val="12"/>
  </w:num>
  <w:num w:numId="37">
    <w:abstractNumId w:val="24"/>
  </w:num>
  <w:num w:numId="38">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erald Hilderink">
    <w15:presenceInfo w15:providerId="Windows Live" w15:userId="b3cdae5091de7a8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trackRevision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102F8"/>
    <w:rsid w:val="000054D7"/>
    <w:rsid w:val="000079CC"/>
    <w:rsid w:val="00011E99"/>
    <w:rsid w:val="00013A7D"/>
    <w:rsid w:val="00020F1E"/>
    <w:rsid w:val="0002300A"/>
    <w:rsid w:val="00026553"/>
    <w:rsid w:val="00032D90"/>
    <w:rsid w:val="000334FE"/>
    <w:rsid w:val="00035CBD"/>
    <w:rsid w:val="00036B23"/>
    <w:rsid w:val="00036DEF"/>
    <w:rsid w:val="00040683"/>
    <w:rsid w:val="000419CE"/>
    <w:rsid w:val="00047980"/>
    <w:rsid w:val="00055352"/>
    <w:rsid w:val="00060C6C"/>
    <w:rsid w:val="00062B4F"/>
    <w:rsid w:val="000635C4"/>
    <w:rsid w:val="000749E8"/>
    <w:rsid w:val="00077C48"/>
    <w:rsid w:val="0008273F"/>
    <w:rsid w:val="00084869"/>
    <w:rsid w:val="00084D11"/>
    <w:rsid w:val="00084F20"/>
    <w:rsid w:val="00090387"/>
    <w:rsid w:val="000A62B8"/>
    <w:rsid w:val="000A6699"/>
    <w:rsid w:val="000B27A5"/>
    <w:rsid w:val="000B5F27"/>
    <w:rsid w:val="000B602A"/>
    <w:rsid w:val="000B7C28"/>
    <w:rsid w:val="000C1071"/>
    <w:rsid w:val="000C41AF"/>
    <w:rsid w:val="000C466A"/>
    <w:rsid w:val="000C6A24"/>
    <w:rsid w:val="000D2727"/>
    <w:rsid w:val="000D470B"/>
    <w:rsid w:val="000E274E"/>
    <w:rsid w:val="000E478A"/>
    <w:rsid w:val="000F3055"/>
    <w:rsid w:val="000F4F4C"/>
    <w:rsid w:val="000F6358"/>
    <w:rsid w:val="000F6995"/>
    <w:rsid w:val="000F7C40"/>
    <w:rsid w:val="00102C2F"/>
    <w:rsid w:val="0010459E"/>
    <w:rsid w:val="00113AED"/>
    <w:rsid w:val="0011457F"/>
    <w:rsid w:val="00116731"/>
    <w:rsid w:val="001174D2"/>
    <w:rsid w:val="00117F8F"/>
    <w:rsid w:val="00125A5C"/>
    <w:rsid w:val="0012796E"/>
    <w:rsid w:val="00127F43"/>
    <w:rsid w:val="001314E7"/>
    <w:rsid w:val="00135AA8"/>
    <w:rsid w:val="00136E19"/>
    <w:rsid w:val="00137546"/>
    <w:rsid w:val="00142A03"/>
    <w:rsid w:val="00144937"/>
    <w:rsid w:val="00145123"/>
    <w:rsid w:val="00150E32"/>
    <w:rsid w:val="00154A41"/>
    <w:rsid w:val="001576BC"/>
    <w:rsid w:val="001601D0"/>
    <w:rsid w:val="00160ED3"/>
    <w:rsid w:val="001619C7"/>
    <w:rsid w:val="00165B93"/>
    <w:rsid w:val="00177B16"/>
    <w:rsid w:val="0018254E"/>
    <w:rsid w:val="001835D7"/>
    <w:rsid w:val="00186C79"/>
    <w:rsid w:val="001903EB"/>
    <w:rsid w:val="00191D84"/>
    <w:rsid w:val="001A7215"/>
    <w:rsid w:val="001A7A8E"/>
    <w:rsid w:val="001B174F"/>
    <w:rsid w:val="001B2437"/>
    <w:rsid w:val="001B4562"/>
    <w:rsid w:val="001B55BB"/>
    <w:rsid w:val="001B62D8"/>
    <w:rsid w:val="001C1EFC"/>
    <w:rsid w:val="001C3E24"/>
    <w:rsid w:val="001C4855"/>
    <w:rsid w:val="001D13E7"/>
    <w:rsid w:val="001D2308"/>
    <w:rsid w:val="001D2FB2"/>
    <w:rsid w:val="001D3F4C"/>
    <w:rsid w:val="001D5479"/>
    <w:rsid w:val="001D5F5C"/>
    <w:rsid w:val="001E2194"/>
    <w:rsid w:val="001F32F9"/>
    <w:rsid w:val="001F4EA2"/>
    <w:rsid w:val="001F5813"/>
    <w:rsid w:val="001F595D"/>
    <w:rsid w:val="001F68F7"/>
    <w:rsid w:val="002054A8"/>
    <w:rsid w:val="0020657C"/>
    <w:rsid w:val="0020715C"/>
    <w:rsid w:val="002072A1"/>
    <w:rsid w:val="002123B1"/>
    <w:rsid w:val="00212EF5"/>
    <w:rsid w:val="00213BD9"/>
    <w:rsid w:val="002238F7"/>
    <w:rsid w:val="00230F5D"/>
    <w:rsid w:val="002329CE"/>
    <w:rsid w:val="00232CE3"/>
    <w:rsid w:val="00233457"/>
    <w:rsid w:val="00233D74"/>
    <w:rsid w:val="00234B63"/>
    <w:rsid w:val="00236B15"/>
    <w:rsid w:val="00237355"/>
    <w:rsid w:val="00237694"/>
    <w:rsid w:val="00241E69"/>
    <w:rsid w:val="00241F17"/>
    <w:rsid w:val="00241F5A"/>
    <w:rsid w:val="002447F5"/>
    <w:rsid w:val="002503EE"/>
    <w:rsid w:val="0025057B"/>
    <w:rsid w:val="00253B3F"/>
    <w:rsid w:val="002715C9"/>
    <w:rsid w:val="002741FD"/>
    <w:rsid w:val="002757EC"/>
    <w:rsid w:val="00280B11"/>
    <w:rsid w:val="002855F4"/>
    <w:rsid w:val="0028562B"/>
    <w:rsid w:val="0028735D"/>
    <w:rsid w:val="00290A5D"/>
    <w:rsid w:val="00296C5D"/>
    <w:rsid w:val="002A7416"/>
    <w:rsid w:val="002B2280"/>
    <w:rsid w:val="002C14B0"/>
    <w:rsid w:val="002D315C"/>
    <w:rsid w:val="002D42C5"/>
    <w:rsid w:val="002D7C2D"/>
    <w:rsid w:val="002E0A6C"/>
    <w:rsid w:val="002E2704"/>
    <w:rsid w:val="002E4F10"/>
    <w:rsid w:val="002E637C"/>
    <w:rsid w:val="002F7248"/>
    <w:rsid w:val="00303A27"/>
    <w:rsid w:val="00306ED8"/>
    <w:rsid w:val="003102F8"/>
    <w:rsid w:val="00311FEE"/>
    <w:rsid w:val="0031382A"/>
    <w:rsid w:val="00315217"/>
    <w:rsid w:val="00324696"/>
    <w:rsid w:val="0032534C"/>
    <w:rsid w:val="00326C33"/>
    <w:rsid w:val="00331C5A"/>
    <w:rsid w:val="00333A92"/>
    <w:rsid w:val="0034505C"/>
    <w:rsid w:val="00356B7F"/>
    <w:rsid w:val="00356FA2"/>
    <w:rsid w:val="003630F9"/>
    <w:rsid w:val="00374FB5"/>
    <w:rsid w:val="00375030"/>
    <w:rsid w:val="00376992"/>
    <w:rsid w:val="00376AF2"/>
    <w:rsid w:val="0037733B"/>
    <w:rsid w:val="00380880"/>
    <w:rsid w:val="0038391E"/>
    <w:rsid w:val="003853DB"/>
    <w:rsid w:val="0038611D"/>
    <w:rsid w:val="00387095"/>
    <w:rsid w:val="00387D8B"/>
    <w:rsid w:val="00394666"/>
    <w:rsid w:val="00397CE3"/>
    <w:rsid w:val="00397F45"/>
    <w:rsid w:val="003A259B"/>
    <w:rsid w:val="003A2BE8"/>
    <w:rsid w:val="003A3EAD"/>
    <w:rsid w:val="003A4DCB"/>
    <w:rsid w:val="003A72D5"/>
    <w:rsid w:val="003B2482"/>
    <w:rsid w:val="003B56FA"/>
    <w:rsid w:val="003B57F0"/>
    <w:rsid w:val="003B7151"/>
    <w:rsid w:val="003C0016"/>
    <w:rsid w:val="003C1C47"/>
    <w:rsid w:val="003C249A"/>
    <w:rsid w:val="003D62ED"/>
    <w:rsid w:val="003D677E"/>
    <w:rsid w:val="003E0BDD"/>
    <w:rsid w:val="003E6CC3"/>
    <w:rsid w:val="003F2B96"/>
    <w:rsid w:val="003F2C2D"/>
    <w:rsid w:val="003F2F61"/>
    <w:rsid w:val="003F4F20"/>
    <w:rsid w:val="00402231"/>
    <w:rsid w:val="00405549"/>
    <w:rsid w:val="004135B0"/>
    <w:rsid w:val="0041522A"/>
    <w:rsid w:val="004162A9"/>
    <w:rsid w:val="004225C4"/>
    <w:rsid w:val="004248DD"/>
    <w:rsid w:val="0043319A"/>
    <w:rsid w:val="00435123"/>
    <w:rsid w:val="004403BA"/>
    <w:rsid w:val="004433AA"/>
    <w:rsid w:val="0045242B"/>
    <w:rsid w:val="0045333F"/>
    <w:rsid w:val="0045620D"/>
    <w:rsid w:val="0046226F"/>
    <w:rsid w:val="004639B3"/>
    <w:rsid w:val="00467B1B"/>
    <w:rsid w:val="00472BA3"/>
    <w:rsid w:val="00473699"/>
    <w:rsid w:val="004740CF"/>
    <w:rsid w:val="00476AD6"/>
    <w:rsid w:val="004772B2"/>
    <w:rsid w:val="0047794A"/>
    <w:rsid w:val="00485CA6"/>
    <w:rsid w:val="00490067"/>
    <w:rsid w:val="00492054"/>
    <w:rsid w:val="00496DEB"/>
    <w:rsid w:val="004B45BA"/>
    <w:rsid w:val="004B4D2C"/>
    <w:rsid w:val="004B64C9"/>
    <w:rsid w:val="004B6DE1"/>
    <w:rsid w:val="004C0579"/>
    <w:rsid w:val="004C1E29"/>
    <w:rsid w:val="004C2F9B"/>
    <w:rsid w:val="004C4039"/>
    <w:rsid w:val="004C5416"/>
    <w:rsid w:val="004C5BA8"/>
    <w:rsid w:val="004C7895"/>
    <w:rsid w:val="004C7E39"/>
    <w:rsid w:val="004D0FAE"/>
    <w:rsid w:val="004E0DC0"/>
    <w:rsid w:val="004F0680"/>
    <w:rsid w:val="004F5EAC"/>
    <w:rsid w:val="005033BE"/>
    <w:rsid w:val="00506E5B"/>
    <w:rsid w:val="00522184"/>
    <w:rsid w:val="0052409B"/>
    <w:rsid w:val="00525188"/>
    <w:rsid w:val="005256A3"/>
    <w:rsid w:val="00525B00"/>
    <w:rsid w:val="005342E8"/>
    <w:rsid w:val="005377FF"/>
    <w:rsid w:val="005418CC"/>
    <w:rsid w:val="00551FBB"/>
    <w:rsid w:val="005526C7"/>
    <w:rsid w:val="005546D3"/>
    <w:rsid w:val="0055598A"/>
    <w:rsid w:val="00566C82"/>
    <w:rsid w:val="00577B22"/>
    <w:rsid w:val="005876CF"/>
    <w:rsid w:val="00587CC1"/>
    <w:rsid w:val="005918F3"/>
    <w:rsid w:val="005929D7"/>
    <w:rsid w:val="00597C06"/>
    <w:rsid w:val="005A2A88"/>
    <w:rsid w:val="005A65E0"/>
    <w:rsid w:val="005B2F19"/>
    <w:rsid w:val="005B35C0"/>
    <w:rsid w:val="005B6B17"/>
    <w:rsid w:val="005B71E7"/>
    <w:rsid w:val="005C00B5"/>
    <w:rsid w:val="005C0DF9"/>
    <w:rsid w:val="005C24FA"/>
    <w:rsid w:val="005C37BA"/>
    <w:rsid w:val="005D121F"/>
    <w:rsid w:val="005D1DF7"/>
    <w:rsid w:val="005D3271"/>
    <w:rsid w:val="005D34F9"/>
    <w:rsid w:val="005D34FD"/>
    <w:rsid w:val="005F3972"/>
    <w:rsid w:val="00601259"/>
    <w:rsid w:val="00601575"/>
    <w:rsid w:val="00623E2B"/>
    <w:rsid w:val="00630157"/>
    <w:rsid w:val="00633063"/>
    <w:rsid w:val="0063539C"/>
    <w:rsid w:val="00646986"/>
    <w:rsid w:val="00651A20"/>
    <w:rsid w:val="00653CD0"/>
    <w:rsid w:val="00663B43"/>
    <w:rsid w:val="0067078B"/>
    <w:rsid w:val="006713CD"/>
    <w:rsid w:val="0067317C"/>
    <w:rsid w:val="006739E2"/>
    <w:rsid w:val="00674AF5"/>
    <w:rsid w:val="00674CE5"/>
    <w:rsid w:val="00675B97"/>
    <w:rsid w:val="0067667E"/>
    <w:rsid w:val="00683DCC"/>
    <w:rsid w:val="00686FE4"/>
    <w:rsid w:val="00695678"/>
    <w:rsid w:val="0069696E"/>
    <w:rsid w:val="006A526D"/>
    <w:rsid w:val="006B42B0"/>
    <w:rsid w:val="006B6E85"/>
    <w:rsid w:val="006C1D35"/>
    <w:rsid w:val="006C2A02"/>
    <w:rsid w:val="006C7EAD"/>
    <w:rsid w:val="006D0B17"/>
    <w:rsid w:val="006D3A7F"/>
    <w:rsid w:val="006E1CD2"/>
    <w:rsid w:val="006F10E1"/>
    <w:rsid w:val="006F3B03"/>
    <w:rsid w:val="007031F0"/>
    <w:rsid w:val="007040EF"/>
    <w:rsid w:val="00704871"/>
    <w:rsid w:val="00705C91"/>
    <w:rsid w:val="00720F0C"/>
    <w:rsid w:val="0072336C"/>
    <w:rsid w:val="0073494B"/>
    <w:rsid w:val="00734CC1"/>
    <w:rsid w:val="007379AA"/>
    <w:rsid w:val="00737A9C"/>
    <w:rsid w:val="00740F78"/>
    <w:rsid w:val="0074239D"/>
    <w:rsid w:val="007437A2"/>
    <w:rsid w:val="00746D90"/>
    <w:rsid w:val="00756EB4"/>
    <w:rsid w:val="00761E98"/>
    <w:rsid w:val="00767E36"/>
    <w:rsid w:val="00770EFD"/>
    <w:rsid w:val="00773DF0"/>
    <w:rsid w:val="007838E9"/>
    <w:rsid w:val="007856F2"/>
    <w:rsid w:val="00793047"/>
    <w:rsid w:val="007A227A"/>
    <w:rsid w:val="007B1070"/>
    <w:rsid w:val="007B242C"/>
    <w:rsid w:val="007B5AFA"/>
    <w:rsid w:val="007B7DF9"/>
    <w:rsid w:val="007C34FF"/>
    <w:rsid w:val="007C5BC1"/>
    <w:rsid w:val="007D354A"/>
    <w:rsid w:val="007D611B"/>
    <w:rsid w:val="007E3658"/>
    <w:rsid w:val="007E4FE9"/>
    <w:rsid w:val="007E51ED"/>
    <w:rsid w:val="007F2446"/>
    <w:rsid w:val="007F7936"/>
    <w:rsid w:val="008041D4"/>
    <w:rsid w:val="00807D77"/>
    <w:rsid w:val="00813961"/>
    <w:rsid w:val="00825E3D"/>
    <w:rsid w:val="00827826"/>
    <w:rsid w:val="0083244E"/>
    <w:rsid w:val="00835751"/>
    <w:rsid w:val="00835D0B"/>
    <w:rsid w:val="00841649"/>
    <w:rsid w:val="00842B81"/>
    <w:rsid w:val="008432A9"/>
    <w:rsid w:val="008452D2"/>
    <w:rsid w:val="00851246"/>
    <w:rsid w:val="008567CF"/>
    <w:rsid w:val="00860543"/>
    <w:rsid w:val="00863C28"/>
    <w:rsid w:val="00864058"/>
    <w:rsid w:val="0086495F"/>
    <w:rsid w:val="00865BD3"/>
    <w:rsid w:val="00873E50"/>
    <w:rsid w:val="00884F02"/>
    <w:rsid w:val="00885422"/>
    <w:rsid w:val="008906E9"/>
    <w:rsid w:val="00894912"/>
    <w:rsid w:val="008955E4"/>
    <w:rsid w:val="0089700A"/>
    <w:rsid w:val="00897E2C"/>
    <w:rsid w:val="008A3A94"/>
    <w:rsid w:val="008A3C0A"/>
    <w:rsid w:val="008A7BD9"/>
    <w:rsid w:val="008B48F0"/>
    <w:rsid w:val="008C13FC"/>
    <w:rsid w:val="008C1B2D"/>
    <w:rsid w:val="008C51DB"/>
    <w:rsid w:val="008D142E"/>
    <w:rsid w:val="008D6B57"/>
    <w:rsid w:val="008F3245"/>
    <w:rsid w:val="00904563"/>
    <w:rsid w:val="00905DBB"/>
    <w:rsid w:val="0090781F"/>
    <w:rsid w:val="00907BAE"/>
    <w:rsid w:val="00907DC9"/>
    <w:rsid w:val="0091087F"/>
    <w:rsid w:val="009252B4"/>
    <w:rsid w:val="009267F5"/>
    <w:rsid w:val="00930E54"/>
    <w:rsid w:val="00931802"/>
    <w:rsid w:val="009377CC"/>
    <w:rsid w:val="009378A3"/>
    <w:rsid w:val="00941EEF"/>
    <w:rsid w:val="00945B63"/>
    <w:rsid w:val="0095114C"/>
    <w:rsid w:val="009512FC"/>
    <w:rsid w:val="00951447"/>
    <w:rsid w:val="00952BA7"/>
    <w:rsid w:val="00952C64"/>
    <w:rsid w:val="00954734"/>
    <w:rsid w:val="0095526A"/>
    <w:rsid w:val="00964DE5"/>
    <w:rsid w:val="009664F8"/>
    <w:rsid w:val="009667BF"/>
    <w:rsid w:val="00967CE6"/>
    <w:rsid w:val="00980617"/>
    <w:rsid w:val="0098212C"/>
    <w:rsid w:val="00986565"/>
    <w:rsid w:val="009901A1"/>
    <w:rsid w:val="009915CA"/>
    <w:rsid w:val="009A1CA9"/>
    <w:rsid w:val="009A237B"/>
    <w:rsid w:val="009A365A"/>
    <w:rsid w:val="009A4C71"/>
    <w:rsid w:val="009B3322"/>
    <w:rsid w:val="009C1550"/>
    <w:rsid w:val="009C2EAA"/>
    <w:rsid w:val="009C788D"/>
    <w:rsid w:val="009D1464"/>
    <w:rsid w:val="009E0E84"/>
    <w:rsid w:val="009E2CB4"/>
    <w:rsid w:val="009E4126"/>
    <w:rsid w:val="009E4501"/>
    <w:rsid w:val="009E5C68"/>
    <w:rsid w:val="009E6FDF"/>
    <w:rsid w:val="009F2CE2"/>
    <w:rsid w:val="009F3668"/>
    <w:rsid w:val="009F3FCA"/>
    <w:rsid w:val="009F4D23"/>
    <w:rsid w:val="00A048AF"/>
    <w:rsid w:val="00A078B4"/>
    <w:rsid w:val="00A15019"/>
    <w:rsid w:val="00A230FD"/>
    <w:rsid w:val="00A27AC5"/>
    <w:rsid w:val="00A360FB"/>
    <w:rsid w:val="00A36540"/>
    <w:rsid w:val="00A45076"/>
    <w:rsid w:val="00A5061F"/>
    <w:rsid w:val="00A51566"/>
    <w:rsid w:val="00A61101"/>
    <w:rsid w:val="00A731E2"/>
    <w:rsid w:val="00A86DDE"/>
    <w:rsid w:val="00A9253F"/>
    <w:rsid w:val="00A95FD5"/>
    <w:rsid w:val="00AA1E52"/>
    <w:rsid w:val="00AA3CCF"/>
    <w:rsid w:val="00AC0587"/>
    <w:rsid w:val="00AC133B"/>
    <w:rsid w:val="00AC7DEE"/>
    <w:rsid w:val="00AD3965"/>
    <w:rsid w:val="00AD44C7"/>
    <w:rsid w:val="00AD60FD"/>
    <w:rsid w:val="00AD61C6"/>
    <w:rsid w:val="00AD6A6F"/>
    <w:rsid w:val="00AE245C"/>
    <w:rsid w:val="00AF6349"/>
    <w:rsid w:val="00B014D8"/>
    <w:rsid w:val="00B030C9"/>
    <w:rsid w:val="00B06A96"/>
    <w:rsid w:val="00B0742C"/>
    <w:rsid w:val="00B106A0"/>
    <w:rsid w:val="00B1773A"/>
    <w:rsid w:val="00B24138"/>
    <w:rsid w:val="00B26FE0"/>
    <w:rsid w:val="00B35BE0"/>
    <w:rsid w:val="00B36C8C"/>
    <w:rsid w:val="00B37C50"/>
    <w:rsid w:val="00B43440"/>
    <w:rsid w:val="00B44EB8"/>
    <w:rsid w:val="00B460C9"/>
    <w:rsid w:val="00B61235"/>
    <w:rsid w:val="00B64D4E"/>
    <w:rsid w:val="00B65638"/>
    <w:rsid w:val="00B67955"/>
    <w:rsid w:val="00B67CDA"/>
    <w:rsid w:val="00B67EF4"/>
    <w:rsid w:val="00B76C87"/>
    <w:rsid w:val="00B818BA"/>
    <w:rsid w:val="00B8201F"/>
    <w:rsid w:val="00B8758C"/>
    <w:rsid w:val="00B94E15"/>
    <w:rsid w:val="00BA222B"/>
    <w:rsid w:val="00BB01FD"/>
    <w:rsid w:val="00BB69AD"/>
    <w:rsid w:val="00BC2687"/>
    <w:rsid w:val="00BC5E65"/>
    <w:rsid w:val="00BD6C56"/>
    <w:rsid w:val="00BD7045"/>
    <w:rsid w:val="00BE02EF"/>
    <w:rsid w:val="00BE049A"/>
    <w:rsid w:val="00BE6AE0"/>
    <w:rsid w:val="00BF1442"/>
    <w:rsid w:val="00BF182B"/>
    <w:rsid w:val="00BF2DB6"/>
    <w:rsid w:val="00BF56F1"/>
    <w:rsid w:val="00BF5C58"/>
    <w:rsid w:val="00BF749D"/>
    <w:rsid w:val="00BF77DA"/>
    <w:rsid w:val="00C0544B"/>
    <w:rsid w:val="00C07253"/>
    <w:rsid w:val="00C12835"/>
    <w:rsid w:val="00C143D9"/>
    <w:rsid w:val="00C15EA7"/>
    <w:rsid w:val="00C3000D"/>
    <w:rsid w:val="00C3071D"/>
    <w:rsid w:val="00C3331D"/>
    <w:rsid w:val="00C341F9"/>
    <w:rsid w:val="00C34F6B"/>
    <w:rsid w:val="00C40946"/>
    <w:rsid w:val="00C4572B"/>
    <w:rsid w:val="00C45A36"/>
    <w:rsid w:val="00C45A54"/>
    <w:rsid w:val="00C504D8"/>
    <w:rsid w:val="00C50CBA"/>
    <w:rsid w:val="00C5187B"/>
    <w:rsid w:val="00C529DD"/>
    <w:rsid w:val="00C619DE"/>
    <w:rsid w:val="00C62CFD"/>
    <w:rsid w:val="00C641FC"/>
    <w:rsid w:val="00C70EB0"/>
    <w:rsid w:val="00C73E6F"/>
    <w:rsid w:val="00C817F9"/>
    <w:rsid w:val="00C95E80"/>
    <w:rsid w:val="00CA224E"/>
    <w:rsid w:val="00CA379E"/>
    <w:rsid w:val="00CB7F4F"/>
    <w:rsid w:val="00CD21B9"/>
    <w:rsid w:val="00CD35F6"/>
    <w:rsid w:val="00CD72FE"/>
    <w:rsid w:val="00CF40AA"/>
    <w:rsid w:val="00CF40F3"/>
    <w:rsid w:val="00CF42C4"/>
    <w:rsid w:val="00CF44CB"/>
    <w:rsid w:val="00CF4830"/>
    <w:rsid w:val="00CF5BE8"/>
    <w:rsid w:val="00D01235"/>
    <w:rsid w:val="00D016A6"/>
    <w:rsid w:val="00D028E8"/>
    <w:rsid w:val="00D0733A"/>
    <w:rsid w:val="00D105B2"/>
    <w:rsid w:val="00D14CB4"/>
    <w:rsid w:val="00D2548E"/>
    <w:rsid w:val="00D262F4"/>
    <w:rsid w:val="00D319CB"/>
    <w:rsid w:val="00D36C41"/>
    <w:rsid w:val="00D3700B"/>
    <w:rsid w:val="00D43DDF"/>
    <w:rsid w:val="00D43E20"/>
    <w:rsid w:val="00D455D9"/>
    <w:rsid w:val="00D46897"/>
    <w:rsid w:val="00D5051D"/>
    <w:rsid w:val="00D52C2A"/>
    <w:rsid w:val="00D54577"/>
    <w:rsid w:val="00D60446"/>
    <w:rsid w:val="00D61517"/>
    <w:rsid w:val="00D61A06"/>
    <w:rsid w:val="00D625B0"/>
    <w:rsid w:val="00D724EB"/>
    <w:rsid w:val="00D8055F"/>
    <w:rsid w:val="00D81E9F"/>
    <w:rsid w:val="00D820E5"/>
    <w:rsid w:val="00D833D4"/>
    <w:rsid w:val="00DA6F54"/>
    <w:rsid w:val="00DB6585"/>
    <w:rsid w:val="00DC34C0"/>
    <w:rsid w:val="00DC7F00"/>
    <w:rsid w:val="00DD0258"/>
    <w:rsid w:val="00DD02B7"/>
    <w:rsid w:val="00DD1437"/>
    <w:rsid w:val="00DD4793"/>
    <w:rsid w:val="00DD6D1B"/>
    <w:rsid w:val="00DF1C3D"/>
    <w:rsid w:val="00DF1F93"/>
    <w:rsid w:val="00DF392C"/>
    <w:rsid w:val="00DF648B"/>
    <w:rsid w:val="00E11DDB"/>
    <w:rsid w:val="00E17769"/>
    <w:rsid w:val="00E20257"/>
    <w:rsid w:val="00E21EDB"/>
    <w:rsid w:val="00E27D5F"/>
    <w:rsid w:val="00E31F8A"/>
    <w:rsid w:val="00E32D18"/>
    <w:rsid w:val="00E370C5"/>
    <w:rsid w:val="00E43507"/>
    <w:rsid w:val="00E44A3C"/>
    <w:rsid w:val="00E46E06"/>
    <w:rsid w:val="00E54133"/>
    <w:rsid w:val="00E56C7E"/>
    <w:rsid w:val="00E577D5"/>
    <w:rsid w:val="00E612F3"/>
    <w:rsid w:val="00E639DB"/>
    <w:rsid w:val="00E71517"/>
    <w:rsid w:val="00E742DF"/>
    <w:rsid w:val="00E77B16"/>
    <w:rsid w:val="00E82870"/>
    <w:rsid w:val="00E84AB3"/>
    <w:rsid w:val="00E85D88"/>
    <w:rsid w:val="00E8751E"/>
    <w:rsid w:val="00E93BEE"/>
    <w:rsid w:val="00E93C26"/>
    <w:rsid w:val="00E9550F"/>
    <w:rsid w:val="00EA542B"/>
    <w:rsid w:val="00EB5A52"/>
    <w:rsid w:val="00EB6922"/>
    <w:rsid w:val="00EB7584"/>
    <w:rsid w:val="00EC000A"/>
    <w:rsid w:val="00EC4246"/>
    <w:rsid w:val="00EC7C4E"/>
    <w:rsid w:val="00ED2B62"/>
    <w:rsid w:val="00ED2E98"/>
    <w:rsid w:val="00ED6BE6"/>
    <w:rsid w:val="00EE1C33"/>
    <w:rsid w:val="00EE45A5"/>
    <w:rsid w:val="00EF4602"/>
    <w:rsid w:val="00EF518C"/>
    <w:rsid w:val="00EF5C83"/>
    <w:rsid w:val="00F04431"/>
    <w:rsid w:val="00F11141"/>
    <w:rsid w:val="00F11E00"/>
    <w:rsid w:val="00F15F11"/>
    <w:rsid w:val="00F169F7"/>
    <w:rsid w:val="00F23AE5"/>
    <w:rsid w:val="00F2794B"/>
    <w:rsid w:val="00F46500"/>
    <w:rsid w:val="00F505D9"/>
    <w:rsid w:val="00F51E7F"/>
    <w:rsid w:val="00F60F42"/>
    <w:rsid w:val="00F61391"/>
    <w:rsid w:val="00F6475F"/>
    <w:rsid w:val="00F650E9"/>
    <w:rsid w:val="00F65155"/>
    <w:rsid w:val="00F719C6"/>
    <w:rsid w:val="00F74A0A"/>
    <w:rsid w:val="00F76CAB"/>
    <w:rsid w:val="00F77873"/>
    <w:rsid w:val="00F80EAA"/>
    <w:rsid w:val="00F842C3"/>
    <w:rsid w:val="00F84B20"/>
    <w:rsid w:val="00F91E7B"/>
    <w:rsid w:val="00F92689"/>
    <w:rsid w:val="00F9502B"/>
    <w:rsid w:val="00F958CE"/>
    <w:rsid w:val="00FA394C"/>
    <w:rsid w:val="00FA6FE0"/>
    <w:rsid w:val="00FB0D0E"/>
    <w:rsid w:val="00FB4444"/>
    <w:rsid w:val="00FB561B"/>
    <w:rsid w:val="00FC0859"/>
    <w:rsid w:val="00FD2D50"/>
    <w:rsid w:val="00FD379E"/>
    <w:rsid w:val="00FD5858"/>
    <w:rsid w:val="00FE02FF"/>
    <w:rsid w:val="00FE0B6E"/>
    <w:rsid w:val="00FE44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475785"/>
  <w15:docId w15:val="{EDC617D8-422E-4D98-AFD3-BC7E3CBA7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D105B2"/>
    <w:rPr>
      <w:rFonts w:ascii="Times New Roman" w:hAnsi="Times New Roman" w:cs="Times New Roman"/>
      <w:sz w:val="24"/>
      <w:szCs w:val="24"/>
    </w:rPr>
  </w:style>
  <w:style w:type="paragraph" w:styleId="Kop1">
    <w:name w:val="heading 1"/>
    <w:basedOn w:val="Standaard"/>
    <w:next w:val="Standaard"/>
    <w:link w:val="Kop1Char"/>
    <w:uiPriority w:val="9"/>
    <w:qFormat/>
    <w:rsid w:val="005A65E0"/>
    <w:pPr>
      <w:keepNext/>
      <w:keepLines/>
      <w:spacing w:before="240" w:after="0"/>
      <w:outlineLvl w:val="0"/>
    </w:pPr>
    <w:rPr>
      <w:rFonts w:eastAsiaTheme="majorEastAsia"/>
      <w:color w:val="FF0000"/>
      <w:sz w:val="32"/>
      <w:szCs w:val="32"/>
    </w:rPr>
  </w:style>
  <w:style w:type="paragraph" w:styleId="Kop2">
    <w:name w:val="heading 2"/>
    <w:basedOn w:val="Standaard"/>
    <w:next w:val="Standaard"/>
    <w:link w:val="Kop2Char"/>
    <w:uiPriority w:val="9"/>
    <w:unhideWhenUsed/>
    <w:qFormat/>
    <w:rsid w:val="005A65E0"/>
    <w:pPr>
      <w:keepNext/>
      <w:keepLines/>
      <w:spacing w:before="40" w:after="0"/>
      <w:outlineLvl w:val="1"/>
    </w:pPr>
    <w:rPr>
      <w:rFonts w:eastAsiaTheme="majorEastAsia"/>
      <w:color w:val="990000"/>
      <w:sz w:val="28"/>
      <w:szCs w:val="28"/>
    </w:rPr>
  </w:style>
  <w:style w:type="paragraph" w:styleId="Kop3">
    <w:name w:val="heading 3"/>
    <w:basedOn w:val="Standaard"/>
    <w:next w:val="Standaard"/>
    <w:link w:val="Kop3Char"/>
    <w:uiPriority w:val="9"/>
    <w:unhideWhenUsed/>
    <w:qFormat/>
    <w:rsid w:val="00E93C26"/>
    <w:pPr>
      <w:keepNext/>
      <w:keepLines/>
      <w:spacing w:before="40" w:after="0"/>
      <w:outlineLvl w:val="2"/>
    </w:pPr>
    <w:rPr>
      <w:rFonts w:eastAsiaTheme="majorEastAsia"/>
      <w:color w:val="99000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TNR">
    <w:name w:val="TNR"/>
    <w:basedOn w:val="Standaard"/>
    <w:link w:val="TNRChar"/>
    <w:qFormat/>
    <w:rsid w:val="00D105B2"/>
  </w:style>
  <w:style w:type="character" w:customStyle="1" w:styleId="TNRChar">
    <w:name w:val="TNR Char"/>
    <w:basedOn w:val="Standaardalinea-lettertype"/>
    <w:link w:val="TNR"/>
    <w:rsid w:val="00D105B2"/>
    <w:rPr>
      <w:rFonts w:ascii="Times New Roman" w:hAnsi="Times New Roman"/>
      <w:sz w:val="24"/>
    </w:rPr>
  </w:style>
  <w:style w:type="character" w:customStyle="1" w:styleId="Kop1Char">
    <w:name w:val="Kop 1 Char"/>
    <w:basedOn w:val="Standaardalinea-lettertype"/>
    <w:link w:val="Kop1"/>
    <w:uiPriority w:val="9"/>
    <w:rsid w:val="005A65E0"/>
    <w:rPr>
      <w:rFonts w:ascii="Times New Roman" w:eastAsiaTheme="majorEastAsia" w:hAnsi="Times New Roman" w:cs="Times New Roman"/>
      <w:color w:val="FF0000"/>
      <w:sz w:val="32"/>
      <w:szCs w:val="32"/>
    </w:rPr>
  </w:style>
  <w:style w:type="character" w:customStyle="1" w:styleId="Kop2Char">
    <w:name w:val="Kop 2 Char"/>
    <w:basedOn w:val="Standaardalinea-lettertype"/>
    <w:link w:val="Kop2"/>
    <w:uiPriority w:val="9"/>
    <w:rsid w:val="005A65E0"/>
    <w:rPr>
      <w:rFonts w:ascii="Times New Roman" w:eastAsiaTheme="majorEastAsia" w:hAnsi="Times New Roman" w:cs="Times New Roman"/>
      <w:color w:val="990000"/>
      <w:sz w:val="28"/>
      <w:szCs w:val="28"/>
    </w:rPr>
  </w:style>
  <w:style w:type="character" w:customStyle="1" w:styleId="Kop3Char">
    <w:name w:val="Kop 3 Char"/>
    <w:basedOn w:val="Standaardalinea-lettertype"/>
    <w:link w:val="Kop3"/>
    <w:uiPriority w:val="9"/>
    <w:rsid w:val="00E93C26"/>
    <w:rPr>
      <w:rFonts w:ascii="Times New Roman" w:eastAsiaTheme="majorEastAsia" w:hAnsi="Times New Roman" w:cs="Times New Roman"/>
      <w:color w:val="990000"/>
      <w:sz w:val="24"/>
      <w:szCs w:val="24"/>
    </w:rPr>
  </w:style>
  <w:style w:type="character" w:styleId="Hyperlink">
    <w:name w:val="Hyperlink"/>
    <w:basedOn w:val="Standaardalinea-lettertype"/>
    <w:uiPriority w:val="99"/>
    <w:unhideWhenUsed/>
    <w:rsid w:val="00213BD9"/>
    <w:rPr>
      <w:color w:val="0563C1" w:themeColor="hyperlink"/>
      <w:u w:val="single"/>
    </w:rPr>
  </w:style>
  <w:style w:type="character" w:customStyle="1" w:styleId="UnresolvedMention1">
    <w:name w:val="Unresolved Mention1"/>
    <w:basedOn w:val="Standaardalinea-lettertype"/>
    <w:uiPriority w:val="99"/>
    <w:semiHidden/>
    <w:unhideWhenUsed/>
    <w:rsid w:val="00213BD9"/>
    <w:rPr>
      <w:color w:val="808080"/>
      <w:shd w:val="clear" w:color="auto" w:fill="E6E6E6"/>
    </w:rPr>
  </w:style>
  <w:style w:type="paragraph" w:styleId="Lijstalinea">
    <w:name w:val="List Paragraph"/>
    <w:basedOn w:val="Standaard"/>
    <w:uiPriority w:val="34"/>
    <w:qFormat/>
    <w:rsid w:val="00CA379E"/>
    <w:pPr>
      <w:ind w:left="720"/>
      <w:contextualSpacing/>
    </w:pPr>
  </w:style>
  <w:style w:type="paragraph" w:styleId="Ondertitel">
    <w:name w:val="Subtitle"/>
    <w:basedOn w:val="Standaard"/>
    <w:next w:val="Standaard"/>
    <w:link w:val="OndertitelChar"/>
    <w:uiPriority w:val="11"/>
    <w:qFormat/>
    <w:rsid w:val="004E0DC0"/>
    <w:pPr>
      <w:numPr>
        <w:ilvl w:val="1"/>
      </w:numPr>
      <w:spacing w:after="0" w:line="276" w:lineRule="auto"/>
    </w:pPr>
    <w:rPr>
      <w:rFonts w:asciiTheme="majorHAnsi" w:eastAsiaTheme="majorEastAsia" w:hAnsiTheme="majorHAnsi" w:cstheme="majorBidi"/>
      <w:i/>
      <w:iCs/>
      <w:color w:val="4472C4" w:themeColor="accent1"/>
      <w:spacing w:val="15"/>
      <w:lang w:eastAsia="nl-NL"/>
    </w:rPr>
  </w:style>
  <w:style w:type="character" w:customStyle="1" w:styleId="OndertitelChar">
    <w:name w:val="Ondertitel Char"/>
    <w:basedOn w:val="Standaardalinea-lettertype"/>
    <w:link w:val="Ondertitel"/>
    <w:uiPriority w:val="11"/>
    <w:rsid w:val="004E0DC0"/>
    <w:rPr>
      <w:rFonts w:asciiTheme="majorHAnsi" w:eastAsiaTheme="majorEastAsia" w:hAnsiTheme="majorHAnsi" w:cstheme="majorBidi"/>
      <w:i/>
      <w:iCs/>
      <w:color w:val="4472C4" w:themeColor="accent1"/>
      <w:spacing w:val="15"/>
      <w:sz w:val="24"/>
      <w:szCs w:val="24"/>
      <w:lang w:eastAsia="nl-NL"/>
    </w:rPr>
  </w:style>
  <w:style w:type="paragraph" w:styleId="Koptekst">
    <w:name w:val="header"/>
    <w:basedOn w:val="Standaard"/>
    <w:link w:val="KoptekstChar"/>
    <w:uiPriority w:val="99"/>
    <w:unhideWhenUsed/>
    <w:rsid w:val="00E577D5"/>
    <w:pPr>
      <w:tabs>
        <w:tab w:val="center" w:pos="4680"/>
        <w:tab w:val="right" w:pos="9360"/>
      </w:tabs>
      <w:spacing w:after="0" w:line="240" w:lineRule="auto"/>
    </w:pPr>
  </w:style>
  <w:style w:type="character" w:customStyle="1" w:styleId="KoptekstChar">
    <w:name w:val="Koptekst Char"/>
    <w:basedOn w:val="Standaardalinea-lettertype"/>
    <w:link w:val="Koptekst"/>
    <w:uiPriority w:val="99"/>
    <w:rsid w:val="00E577D5"/>
    <w:rPr>
      <w:rFonts w:ascii="Times New Roman" w:hAnsi="Times New Roman" w:cs="Times New Roman"/>
      <w:sz w:val="24"/>
      <w:szCs w:val="24"/>
    </w:rPr>
  </w:style>
  <w:style w:type="paragraph" w:styleId="Voettekst">
    <w:name w:val="footer"/>
    <w:basedOn w:val="Standaard"/>
    <w:link w:val="VoettekstChar"/>
    <w:uiPriority w:val="99"/>
    <w:unhideWhenUsed/>
    <w:rsid w:val="00E577D5"/>
    <w:pPr>
      <w:tabs>
        <w:tab w:val="center" w:pos="4680"/>
        <w:tab w:val="right" w:pos="9360"/>
      </w:tabs>
      <w:spacing w:after="0" w:line="240" w:lineRule="auto"/>
    </w:pPr>
  </w:style>
  <w:style w:type="character" w:customStyle="1" w:styleId="VoettekstChar">
    <w:name w:val="Voettekst Char"/>
    <w:basedOn w:val="Standaardalinea-lettertype"/>
    <w:link w:val="Voettekst"/>
    <w:uiPriority w:val="99"/>
    <w:rsid w:val="00E577D5"/>
    <w:rPr>
      <w:rFonts w:ascii="Times New Roman" w:hAnsi="Times New Roman" w:cs="Times New Roman"/>
      <w:sz w:val="24"/>
      <w:szCs w:val="24"/>
    </w:rPr>
  </w:style>
  <w:style w:type="paragraph" w:styleId="Geenafstand">
    <w:name w:val="No Spacing"/>
    <w:link w:val="GeenafstandChar"/>
    <w:uiPriority w:val="1"/>
    <w:qFormat/>
    <w:rsid w:val="00F505D9"/>
    <w:pPr>
      <w:spacing w:after="0" w:line="240" w:lineRule="auto"/>
    </w:pPr>
    <w:rPr>
      <w:rFonts w:eastAsiaTheme="minorEastAsia"/>
    </w:rPr>
  </w:style>
  <w:style w:type="character" w:customStyle="1" w:styleId="GeenafstandChar">
    <w:name w:val="Geen afstand Char"/>
    <w:basedOn w:val="Standaardalinea-lettertype"/>
    <w:link w:val="Geenafstand"/>
    <w:uiPriority w:val="1"/>
    <w:rsid w:val="00F505D9"/>
    <w:rPr>
      <w:rFonts w:eastAsiaTheme="minorEastAsia"/>
    </w:rPr>
  </w:style>
  <w:style w:type="paragraph" w:styleId="Kopvaninhoudsopgave">
    <w:name w:val="TOC Heading"/>
    <w:basedOn w:val="Kop1"/>
    <w:next w:val="Standaard"/>
    <w:uiPriority w:val="39"/>
    <w:unhideWhenUsed/>
    <w:qFormat/>
    <w:rsid w:val="00EF4602"/>
    <w:pPr>
      <w:outlineLvl w:val="9"/>
    </w:pPr>
    <w:rPr>
      <w:rFonts w:asciiTheme="majorHAnsi" w:hAnsiTheme="majorHAnsi" w:cstheme="majorBidi"/>
      <w:b/>
      <w:color w:val="385623" w:themeColor="accent6" w:themeShade="80"/>
    </w:rPr>
  </w:style>
  <w:style w:type="paragraph" w:styleId="Inhopg1">
    <w:name w:val="toc 1"/>
    <w:basedOn w:val="Standaard"/>
    <w:next w:val="Standaard"/>
    <w:autoRedefine/>
    <w:uiPriority w:val="39"/>
    <w:unhideWhenUsed/>
    <w:rsid w:val="00EF4602"/>
    <w:pPr>
      <w:spacing w:after="100"/>
    </w:pPr>
    <w:rPr>
      <w:rFonts w:asciiTheme="minorHAnsi" w:hAnsiTheme="minorHAnsi" w:cstheme="minorBidi"/>
      <w:sz w:val="22"/>
      <w:szCs w:val="22"/>
      <w:lang w:val="en-GB"/>
    </w:rPr>
  </w:style>
  <w:style w:type="paragraph" w:styleId="Inhopg2">
    <w:name w:val="toc 2"/>
    <w:basedOn w:val="Standaard"/>
    <w:next w:val="Standaard"/>
    <w:autoRedefine/>
    <w:uiPriority w:val="39"/>
    <w:unhideWhenUsed/>
    <w:rsid w:val="00EF4602"/>
    <w:pPr>
      <w:spacing w:after="100"/>
      <w:ind w:left="220"/>
    </w:pPr>
    <w:rPr>
      <w:rFonts w:asciiTheme="minorHAnsi" w:hAnsiTheme="minorHAnsi" w:cstheme="minorBidi"/>
      <w:sz w:val="22"/>
      <w:szCs w:val="22"/>
      <w:lang w:val="en-GB"/>
    </w:rPr>
  </w:style>
  <w:style w:type="table" w:styleId="Tabelraster">
    <w:name w:val="Table Grid"/>
    <w:basedOn w:val="Standaardtabel"/>
    <w:uiPriority w:val="39"/>
    <w:rsid w:val="00653C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opg3">
    <w:name w:val="toc 3"/>
    <w:basedOn w:val="Standaard"/>
    <w:next w:val="Standaard"/>
    <w:autoRedefine/>
    <w:uiPriority w:val="39"/>
    <w:unhideWhenUsed/>
    <w:rsid w:val="006C2A02"/>
    <w:pPr>
      <w:spacing w:after="100"/>
      <w:ind w:left="480"/>
    </w:pPr>
  </w:style>
  <w:style w:type="paragraph" w:styleId="Ballontekst">
    <w:name w:val="Balloon Text"/>
    <w:basedOn w:val="Standaard"/>
    <w:link w:val="BallontekstChar"/>
    <w:uiPriority w:val="99"/>
    <w:semiHidden/>
    <w:unhideWhenUsed/>
    <w:rsid w:val="00651A20"/>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651A20"/>
    <w:rPr>
      <w:rFonts w:ascii="Segoe UI" w:hAnsi="Segoe UI" w:cs="Segoe UI"/>
      <w:sz w:val="18"/>
      <w:szCs w:val="18"/>
    </w:rPr>
  </w:style>
  <w:style w:type="character" w:styleId="Verwijzingopmerking">
    <w:name w:val="annotation reference"/>
    <w:basedOn w:val="Standaardalinea-lettertype"/>
    <w:uiPriority w:val="99"/>
    <w:semiHidden/>
    <w:unhideWhenUsed/>
    <w:rsid w:val="002A7416"/>
    <w:rPr>
      <w:sz w:val="16"/>
      <w:szCs w:val="16"/>
    </w:rPr>
  </w:style>
  <w:style w:type="paragraph" w:styleId="Tekstopmerking">
    <w:name w:val="annotation text"/>
    <w:basedOn w:val="Standaard"/>
    <w:link w:val="TekstopmerkingChar"/>
    <w:uiPriority w:val="99"/>
    <w:semiHidden/>
    <w:unhideWhenUsed/>
    <w:rsid w:val="002A7416"/>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2A7416"/>
    <w:rPr>
      <w:rFonts w:ascii="Times New Roman" w:hAnsi="Times New Roman" w:cs="Times New Roman"/>
      <w:sz w:val="20"/>
      <w:szCs w:val="20"/>
    </w:rPr>
  </w:style>
  <w:style w:type="paragraph" w:styleId="Onderwerpvanopmerking">
    <w:name w:val="annotation subject"/>
    <w:basedOn w:val="Tekstopmerking"/>
    <w:next w:val="Tekstopmerking"/>
    <w:link w:val="OnderwerpvanopmerkingChar"/>
    <w:uiPriority w:val="99"/>
    <w:semiHidden/>
    <w:unhideWhenUsed/>
    <w:rsid w:val="002A7416"/>
    <w:rPr>
      <w:b/>
      <w:bCs/>
    </w:rPr>
  </w:style>
  <w:style w:type="character" w:customStyle="1" w:styleId="OnderwerpvanopmerkingChar">
    <w:name w:val="Onderwerp van opmerking Char"/>
    <w:basedOn w:val="TekstopmerkingChar"/>
    <w:link w:val="Onderwerpvanopmerking"/>
    <w:uiPriority w:val="99"/>
    <w:semiHidden/>
    <w:rsid w:val="002A7416"/>
    <w:rPr>
      <w:rFonts w:ascii="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hyperlink" Target="https://git.fhict.nl/I390396/ProPGroup34" TargetMode="External"/><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hyperlink" Target="https://en.wikipedia.org/wiki/Live_action_role-playing_game" TargetMode="Externa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lucidchart.com/documents/edit/b2df1e6d-8d51-448a-a9af-082c58ca79c5/0?callback=close&amp;name=docs&amp;callback_type=back&amp;v=1033&amp;s=595.4399999999999" TargetMode="External"/><Relationship Id="rId20" Type="http://schemas.openxmlformats.org/officeDocument/2006/relationships/hyperlink" Target="mailto:t.dasilvasantos@student.fontys.n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6.png"/><Relationship Id="rId10" Type="http://schemas.openxmlformats.org/officeDocument/2006/relationships/image" Target="media/image1.jpeg"/><Relationship Id="rId19" Type="http://schemas.openxmlformats.org/officeDocument/2006/relationships/hyperlink" Target="mailto:a.postma@fontys.nl" TargetMode="External"/><Relationship Id="rId4" Type="http://schemas.openxmlformats.org/officeDocument/2006/relationships/settings" Target="settings.xml"/><Relationship Id="rId9" Type="http://schemas.microsoft.com/office/2011/relationships/commentsExtended" Target="commentsExtended.xml"/><Relationship Id="rId14" Type="http://schemas.microsoft.com/office/2007/relationships/hdphoto" Target="media/hdphoto2.wdp"/><Relationship Id="rId22" Type="http://schemas.openxmlformats.org/officeDocument/2006/relationships/image" Target="media/image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4614D3-CE86-4C70-974F-5A45477AE0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TotalTime>
  <Pages>18</Pages>
  <Words>3626</Words>
  <Characters>19943</Characters>
  <Application>Microsoft Office Word</Application>
  <DocSecurity>0</DocSecurity>
  <Lines>166</Lines>
  <Paragraphs>47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PROJECT PLAN</vt:lpstr>
      <vt:lpstr>PROJECT PLAN</vt:lpstr>
    </vt:vector>
  </TitlesOfParts>
  <Company/>
  <LinksUpToDate>false</LinksUpToDate>
  <CharactersWithSpaces>23522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PLAN</dc:title>
  <dc:subject>LARP EVENT</dc:subject>
  <dc:creator>ProP Group 34</dc:creator>
  <cp:lastModifiedBy>Gerald Hilderink</cp:lastModifiedBy>
  <cp:revision>36</cp:revision>
  <cp:lastPrinted>2018-03-11T22:17:00Z</cp:lastPrinted>
  <dcterms:created xsi:type="dcterms:W3CDTF">2018-03-06T11:26:00Z</dcterms:created>
  <dcterms:modified xsi:type="dcterms:W3CDTF">2018-03-20T09:44:00Z</dcterms:modified>
</cp:coreProperties>
</file>